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Props/core0.xml" ContentType="application/vnd.openxmlformats-package.core-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6C87" w:rsidP="1E217B01" w:rsidRDefault="74FBA6E8" w14:paraId="332EEAEA" w14:textId="0FDA4A42">
      <w:pPr>
        <w:pStyle w:val="Heading5"/>
        <w:spacing w:after="80" w:line="259" w:lineRule="auto"/>
        <w:rPr/>
      </w:pPr>
      <w:r w:rsidR="74FBA6E8">
        <w:rPr/>
        <w:t xml:space="preserve">Project Name: </w:t>
      </w:r>
      <w:r w:rsidR="005C2E4C">
        <w:rPr/>
        <w:t xml:space="preserve">Handsfree </w:t>
      </w:r>
      <w:r w:rsidR="00424D42">
        <w:rPr/>
        <w:t>Book Reader</w:t>
      </w:r>
      <w:r w:rsidR="74FBA6E8">
        <w:rPr/>
        <w:t xml:space="preserve"> Team Number: </w:t>
      </w:r>
      <w:r w:rsidR="00127D5D">
        <w:rPr/>
        <w:t>24</w:t>
      </w:r>
      <w:r w:rsidR="16A4CE1F">
        <w:rPr/>
        <w:t xml:space="preserve"> </w:t>
      </w:r>
    </w:p>
    <w:p w:rsidR="00476C87" w:rsidP="74FBA6E8" w:rsidRDefault="313D0A9D" w14:paraId="5DAB6C7B" w14:textId="1A83EED1">
      <w:pPr>
        <w:pStyle w:val="Heading5"/>
        <w:numPr>
          <w:ilvl w:val="0"/>
          <w:numId w:val="0"/>
        </w:numPr>
      </w:pPr>
      <w:r>
        <w:t xml:space="preserve">Date: </w:t>
      </w:r>
      <w:r w:rsidR="003152B9">
        <w:t>9/15/2026</w:t>
      </w:r>
    </w:p>
    <w:p w:rsidR="00476C87" w:rsidRDefault="001C6F1E" w14:paraId="5873926F" w14:textId="77777777">
      <w:pPr>
        <w:pStyle w:val="Heading"/>
      </w:pPr>
      <w:r>
        <w:t>Team Members:</w:t>
      </w:r>
    </w:p>
    <w:p w:rsidR="00476C87" w:rsidRDefault="001C6F1E" w14:paraId="7A82E55C" w14:textId="77777777">
      <w:pPr>
        <w:pStyle w:val="Table"/>
        <w:keepNext/>
      </w:pPr>
      <w:r>
        <w:t xml:space="preserve">Table </w:t>
      </w:r>
      <w:r>
        <w:fldChar w:fldCharType="begin"/>
      </w:r>
      <w:r>
        <w:instrText xml:space="preserve"> SEQ Table \* ARABIC </w:instrText>
      </w:r>
      <w:r>
        <w:fldChar w:fldCharType="separate"/>
      </w:r>
      <w:r>
        <w:t>1</w:t>
      </w:r>
      <w:r>
        <w:fldChar w:fldCharType="end"/>
      </w:r>
      <w:r>
        <w:t>: Team Structure Table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75"/>
        <w:gridCol w:w="2596"/>
        <w:gridCol w:w="2021"/>
        <w:gridCol w:w="2378"/>
      </w:tblGrid>
      <w:tr w:rsidR="00476C87" w:rsidTr="18E50BEB" w14:paraId="280F002B" w14:textId="77777777">
        <w:tc>
          <w:tcPr>
            <w:tcW w:w="3300" w:type="dxa"/>
            <w:tcBorders>
              <w:top w:val="single" w:color="000000" w:themeColor="text2" w:sz="4" w:space="0"/>
              <w:left w:val="single" w:color="000000" w:themeColor="text2" w:sz="4" w:space="0"/>
              <w:bottom w:val="single" w:color="000000" w:themeColor="text2" w:sz="4" w:space="0"/>
            </w:tcBorders>
            <w:shd w:val="clear" w:color="auto" w:fill="000000" w:themeFill="text2"/>
            <w:tcMar/>
          </w:tcPr>
          <w:p w:rsidR="00476C87" w:rsidRDefault="001C6F1E" w14:paraId="26ACC85E" w14:textId="77777777">
            <w:pPr>
              <w:pStyle w:val="TableHeading"/>
            </w:pPr>
            <w:r>
              <w:t>Team Member Name</w:t>
            </w:r>
          </w:p>
        </w:tc>
        <w:tc>
          <w:tcPr>
            <w:tcW w:w="2784" w:type="dxa"/>
            <w:tcBorders>
              <w:top w:val="single" w:color="000000" w:themeColor="text2" w:sz="4" w:space="0"/>
              <w:left w:val="single" w:color="000000" w:themeColor="text2" w:sz="4" w:space="0"/>
              <w:bottom w:val="single" w:color="000000" w:themeColor="text2" w:sz="4" w:space="0"/>
            </w:tcBorders>
            <w:shd w:val="clear" w:color="auto" w:fill="000000" w:themeFill="text2"/>
            <w:tcMar/>
          </w:tcPr>
          <w:p w:rsidR="00476C87" w:rsidRDefault="001C6F1E" w14:paraId="553245CC" w14:textId="77777777">
            <w:pPr>
              <w:pStyle w:val="TableHeading"/>
            </w:pPr>
            <w:r>
              <w:t>Expertise</w:t>
            </w:r>
          </w:p>
        </w:tc>
        <w:tc>
          <w:tcPr>
            <w:tcW w:w="2166" w:type="dxa"/>
            <w:tcBorders>
              <w:top w:val="single" w:color="000000" w:themeColor="text2" w:sz="4" w:space="0"/>
              <w:left w:val="single" w:color="000000" w:themeColor="text2" w:sz="4" w:space="0"/>
              <w:bottom w:val="single" w:color="000000" w:themeColor="text2" w:sz="4" w:space="0"/>
            </w:tcBorders>
            <w:shd w:val="clear" w:color="auto" w:fill="000000" w:themeFill="text2"/>
            <w:tcMar/>
          </w:tcPr>
          <w:p w:rsidR="00476C87" w:rsidRDefault="001C6F1E" w14:paraId="03CA40FF" w14:textId="77777777">
            <w:pPr>
              <w:pStyle w:val="TableHeading"/>
            </w:pPr>
            <w:r>
              <w:t>Email</w:t>
            </w:r>
          </w:p>
        </w:tc>
        <w:tc>
          <w:tcPr>
            <w:tcW w:w="2550" w:type="dxa"/>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000000" w:themeFill="text2"/>
            <w:tcMar/>
          </w:tcPr>
          <w:p w:rsidR="00476C87" w:rsidRDefault="001C6F1E" w14:paraId="40AE3FCC" w14:textId="77777777">
            <w:pPr>
              <w:pStyle w:val="TableHeading"/>
            </w:pPr>
            <w:r>
              <w:t>Other Contact (Phone/WhatsApp/etc.)</w:t>
            </w:r>
          </w:p>
        </w:tc>
      </w:tr>
      <w:tr w:rsidR="00476C87" w:rsidTr="18E50BEB" w14:paraId="02EB378F" w14:textId="77777777">
        <w:tc>
          <w:tcPr>
            <w:tcW w:w="3300" w:type="dxa"/>
            <w:tcBorders>
              <w:left w:val="single" w:color="000000" w:themeColor="text2" w:sz="4" w:space="0"/>
              <w:bottom w:val="single" w:color="000000" w:themeColor="text2" w:sz="4" w:space="0"/>
            </w:tcBorders>
            <w:tcMar/>
          </w:tcPr>
          <w:p w:rsidR="00476C87" w:rsidRDefault="341CB788" w14:paraId="6A05A809" w14:textId="02FFBD4A">
            <w:pPr>
              <w:pStyle w:val="TableContents"/>
            </w:pPr>
            <w:r>
              <w:t xml:space="preserve">Lauren </w:t>
            </w:r>
            <w:r w:rsidR="4B90BD12">
              <w:t>Durbin</w:t>
            </w:r>
          </w:p>
        </w:tc>
        <w:tc>
          <w:tcPr>
            <w:tcW w:w="2784" w:type="dxa"/>
            <w:tcBorders>
              <w:left w:val="single" w:color="000000" w:themeColor="text2" w:sz="4" w:space="0"/>
              <w:bottom w:val="single" w:color="000000" w:themeColor="text2" w:sz="4" w:space="0"/>
            </w:tcBorders>
            <w:tcMar/>
          </w:tcPr>
          <w:p w:rsidR="00476C87" w:rsidRDefault="4B90BD12" w14:paraId="5A39BBE3" w14:textId="2B0A7BA5">
            <w:pPr>
              <w:pStyle w:val="TableContents"/>
            </w:pPr>
            <w:r>
              <w:t>Controls</w:t>
            </w:r>
          </w:p>
        </w:tc>
        <w:tc>
          <w:tcPr>
            <w:tcW w:w="2166" w:type="dxa"/>
            <w:tcBorders>
              <w:left w:val="single" w:color="000000" w:themeColor="text2" w:sz="4" w:space="0"/>
              <w:bottom w:val="single" w:color="000000" w:themeColor="text2" w:sz="4" w:space="0"/>
            </w:tcBorders>
            <w:tcMar/>
          </w:tcPr>
          <w:p w:rsidR="00476C87" w:rsidRDefault="4B90BD12" w14:paraId="41C8F396" w14:textId="231659B9">
            <w:pPr>
              <w:pStyle w:val="TableContents"/>
            </w:pPr>
            <w:r>
              <w:t>durbin7@purdue.edu</w:t>
            </w:r>
          </w:p>
        </w:tc>
        <w:tc>
          <w:tcPr>
            <w:tcW w:w="2550" w:type="dxa"/>
            <w:tcBorders>
              <w:left w:val="single" w:color="000000" w:themeColor="text2" w:sz="4" w:space="0"/>
              <w:bottom w:val="single" w:color="000000" w:themeColor="text2" w:sz="4" w:space="0"/>
              <w:right w:val="single" w:color="000000" w:themeColor="text2" w:sz="4" w:space="0"/>
            </w:tcBorders>
            <w:tcMar/>
          </w:tcPr>
          <w:p w:rsidR="00476C87" w:rsidRDefault="4B90BD12" w14:paraId="02CA8335" w14:textId="366189AE">
            <w:pPr>
              <w:pStyle w:val="TableContents"/>
            </w:pPr>
            <w:hyperlink r:id="rId8">
              <w:r w:rsidRPr="727AF2D6">
                <w:rPr>
                  <w:rStyle w:val="Hyperlink"/>
                </w:rPr>
                <w:t>Lmdurbin5@gmail.com</w:t>
              </w:r>
            </w:hyperlink>
          </w:p>
          <w:p w:rsidR="00476C87" w:rsidRDefault="4B90BD12" w14:paraId="72A3D3EC" w14:textId="5D1659A8">
            <w:pPr>
              <w:pStyle w:val="TableContents"/>
            </w:pPr>
            <w:r>
              <w:t>3179822780</w:t>
            </w:r>
          </w:p>
        </w:tc>
      </w:tr>
      <w:tr w:rsidR="00476C87" w:rsidTr="18E50BEB" w14:paraId="0D0B940D" w14:textId="77777777">
        <w:tc>
          <w:tcPr>
            <w:tcW w:w="3300" w:type="dxa"/>
            <w:tcBorders>
              <w:left w:val="single" w:color="000000" w:themeColor="text2" w:sz="4" w:space="0"/>
              <w:bottom w:val="single" w:color="000000" w:themeColor="text2" w:sz="4" w:space="0"/>
            </w:tcBorders>
            <w:tcMar/>
          </w:tcPr>
          <w:p w:rsidR="00476C87" w:rsidRDefault="003152B9" w14:paraId="0E27B00A" w14:textId="57948EB3">
            <w:pPr>
              <w:pStyle w:val="TableContents"/>
            </w:pPr>
            <w:r>
              <w:t>Preksha Ronak Shah</w:t>
            </w:r>
          </w:p>
        </w:tc>
        <w:tc>
          <w:tcPr>
            <w:tcW w:w="2784" w:type="dxa"/>
            <w:tcBorders>
              <w:left w:val="single" w:color="000000" w:themeColor="text2" w:sz="4" w:space="0"/>
              <w:bottom w:val="single" w:color="000000" w:themeColor="text2" w:sz="4" w:space="0"/>
            </w:tcBorders>
            <w:tcMar/>
          </w:tcPr>
          <w:p w:rsidR="00476C87" w:rsidRDefault="003152B9" w14:paraId="60061E4C" w14:textId="751864A8">
            <w:pPr>
              <w:pStyle w:val="TableContents"/>
            </w:pPr>
            <w:r>
              <w:t>Controls</w:t>
            </w:r>
          </w:p>
        </w:tc>
        <w:tc>
          <w:tcPr>
            <w:tcW w:w="2166" w:type="dxa"/>
            <w:tcBorders>
              <w:left w:val="single" w:color="000000" w:themeColor="text2" w:sz="4" w:space="0"/>
              <w:bottom w:val="single" w:color="000000" w:themeColor="text2" w:sz="4" w:space="0"/>
            </w:tcBorders>
            <w:tcMar/>
          </w:tcPr>
          <w:p w:rsidR="00476C87" w:rsidRDefault="00E75833" w14:paraId="44EAFD9C" w14:textId="63298FC6">
            <w:pPr>
              <w:pStyle w:val="TableContents"/>
            </w:pPr>
            <w:r>
              <w:t>s</w:t>
            </w:r>
            <w:r w:rsidR="008F1164">
              <w:t>hah880@purdue.edu</w:t>
            </w:r>
          </w:p>
        </w:tc>
        <w:tc>
          <w:tcPr>
            <w:tcW w:w="2550" w:type="dxa"/>
            <w:tcBorders>
              <w:left w:val="single" w:color="000000" w:themeColor="text2" w:sz="4" w:space="0"/>
              <w:bottom w:val="single" w:color="000000" w:themeColor="text2" w:sz="4" w:space="0"/>
              <w:right w:val="single" w:color="000000" w:themeColor="text2" w:sz="4" w:space="0"/>
            </w:tcBorders>
            <w:tcMar/>
          </w:tcPr>
          <w:p w:rsidR="00476C87" w:rsidRDefault="00E75833" w14:paraId="4B94D5A5" w14:textId="30B78058">
            <w:pPr>
              <w:pStyle w:val="TableContents"/>
            </w:pPr>
            <w:r>
              <w:t>preshah0550@gmail.com</w:t>
            </w:r>
            <w:r w:rsidR="001D1CFE">
              <w:t>/4134048955</w:t>
            </w:r>
          </w:p>
        </w:tc>
      </w:tr>
      <w:tr w:rsidR="00476C87" w:rsidTr="18E50BEB" w14:paraId="3DEEC669" w14:textId="77777777">
        <w:tc>
          <w:tcPr>
            <w:tcW w:w="3300" w:type="dxa"/>
            <w:tcBorders>
              <w:left w:val="single" w:color="000000" w:themeColor="text2" w:sz="4" w:space="0"/>
              <w:bottom w:val="single" w:color="000000" w:themeColor="text2" w:sz="4" w:space="0"/>
            </w:tcBorders>
            <w:tcMar/>
          </w:tcPr>
          <w:p w:rsidR="00476C87" w:rsidRDefault="574AEF4A" w14:paraId="3656B9AB" w14:textId="64E9D97F">
            <w:pPr>
              <w:pStyle w:val="TableContents"/>
            </w:pPr>
            <w:r>
              <w:t>Han Luu</w:t>
            </w:r>
          </w:p>
        </w:tc>
        <w:tc>
          <w:tcPr>
            <w:tcW w:w="2784" w:type="dxa"/>
            <w:tcBorders>
              <w:left w:val="single" w:color="000000" w:themeColor="text2" w:sz="4" w:space="0"/>
              <w:bottom w:val="single" w:color="000000" w:themeColor="text2" w:sz="4" w:space="0"/>
            </w:tcBorders>
            <w:tcMar/>
          </w:tcPr>
          <w:p w:rsidR="00476C87" w:rsidRDefault="574AEF4A" w14:paraId="45FB0818" w14:textId="23BD5103">
            <w:pPr>
              <w:pStyle w:val="TableContents"/>
            </w:pPr>
            <w:r>
              <w:t>Power</w:t>
            </w:r>
          </w:p>
        </w:tc>
        <w:tc>
          <w:tcPr>
            <w:tcW w:w="2166" w:type="dxa"/>
            <w:tcBorders>
              <w:left w:val="single" w:color="000000" w:themeColor="text2" w:sz="4" w:space="0"/>
              <w:bottom w:val="single" w:color="000000" w:themeColor="text2" w:sz="4" w:space="0"/>
            </w:tcBorders>
            <w:tcMar/>
          </w:tcPr>
          <w:p w:rsidR="00476C87" w:rsidRDefault="574AEF4A" w14:paraId="049F31CB" w14:textId="61E2237A">
            <w:pPr>
              <w:pStyle w:val="TableContents"/>
            </w:pPr>
            <w:r>
              <w:t>luum@purdue.edu</w:t>
            </w:r>
          </w:p>
        </w:tc>
        <w:tc>
          <w:tcPr>
            <w:tcW w:w="2550" w:type="dxa"/>
            <w:tcBorders>
              <w:left w:val="single" w:color="000000" w:themeColor="text2" w:sz="4" w:space="0"/>
              <w:bottom w:val="single" w:color="000000" w:themeColor="text2" w:sz="4" w:space="0"/>
              <w:right w:val="single" w:color="000000" w:themeColor="text2" w:sz="4" w:space="0"/>
            </w:tcBorders>
            <w:tcMar/>
          </w:tcPr>
          <w:p w:rsidR="2A74F86C" w:rsidP="1E217B01" w:rsidRDefault="2A74F86C" w14:paraId="58D9774C" w14:textId="79BFB066">
            <w:pPr>
              <w:pStyle w:val="TableContents"/>
            </w:pPr>
            <w:r w:rsidR="7171B9B6">
              <w:rPr/>
              <w:t>l</w:t>
            </w:r>
            <w:r w:rsidR="4BE8BBE1">
              <w:rPr/>
              <w:t>uumyhan2005@gmail.com</w:t>
            </w:r>
          </w:p>
          <w:p w:rsidR="00476C87" w:rsidRDefault="574AEF4A" w14:paraId="53128261" w14:textId="6F55F16B">
            <w:pPr>
              <w:pStyle w:val="TableContents"/>
            </w:pPr>
            <w:r>
              <w:t>6265453735</w:t>
            </w:r>
          </w:p>
        </w:tc>
      </w:tr>
      <w:tr w:rsidR="00476C87" w:rsidTr="18E50BEB" w14:paraId="62486C05" w14:textId="77777777">
        <w:tc>
          <w:tcPr>
            <w:tcW w:w="3300" w:type="dxa"/>
            <w:tcBorders>
              <w:left w:val="single" w:color="000000" w:themeColor="text2" w:sz="4" w:space="0"/>
              <w:bottom w:val="single" w:color="000000" w:themeColor="text2" w:sz="4" w:space="0"/>
            </w:tcBorders>
            <w:tcMar/>
          </w:tcPr>
          <w:p w:rsidR="00476C87" w:rsidRDefault="00476C87" w14:paraId="4101652C" w14:textId="77777777">
            <w:pPr>
              <w:pStyle w:val="TableContents"/>
            </w:pPr>
          </w:p>
        </w:tc>
        <w:tc>
          <w:tcPr>
            <w:tcW w:w="2784" w:type="dxa"/>
            <w:tcBorders>
              <w:left w:val="single" w:color="000000" w:themeColor="text2" w:sz="4" w:space="0"/>
              <w:bottom w:val="single" w:color="000000" w:themeColor="text2" w:sz="4" w:space="0"/>
            </w:tcBorders>
            <w:tcMar/>
          </w:tcPr>
          <w:p w:rsidR="00476C87" w:rsidRDefault="00476C87" w14:paraId="4B99056E" w14:textId="77777777">
            <w:pPr>
              <w:pStyle w:val="TableContents"/>
            </w:pPr>
          </w:p>
        </w:tc>
        <w:tc>
          <w:tcPr>
            <w:tcW w:w="2166" w:type="dxa"/>
            <w:tcBorders>
              <w:left w:val="single" w:color="000000" w:themeColor="text2" w:sz="4" w:space="0"/>
              <w:bottom w:val="single" w:color="000000" w:themeColor="text2" w:sz="4" w:space="0"/>
            </w:tcBorders>
            <w:tcMar/>
          </w:tcPr>
          <w:p w:rsidR="00476C87" w:rsidRDefault="00476C87" w14:paraId="1299C43A" w14:textId="77777777">
            <w:pPr>
              <w:pStyle w:val="TableContents"/>
            </w:pPr>
          </w:p>
        </w:tc>
        <w:tc>
          <w:tcPr>
            <w:tcW w:w="2550" w:type="dxa"/>
            <w:tcBorders>
              <w:left w:val="single" w:color="000000" w:themeColor="text2" w:sz="4" w:space="0"/>
              <w:bottom w:val="single" w:color="000000" w:themeColor="text2" w:sz="4" w:space="0"/>
              <w:right w:val="single" w:color="000000" w:themeColor="text2" w:sz="4" w:space="0"/>
            </w:tcBorders>
            <w:tcMar/>
          </w:tcPr>
          <w:p w:rsidR="00476C87" w:rsidRDefault="00476C87" w14:paraId="4DDBEF00" w14:textId="77777777">
            <w:pPr>
              <w:pStyle w:val="TableContents"/>
            </w:pPr>
          </w:p>
        </w:tc>
      </w:tr>
      <w:tr w:rsidR="00476C87" w:rsidTr="18E50BEB" w14:paraId="3461D779" w14:textId="77777777">
        <w:tc>
          <w:tcPr>
            <w:tcW w:w="3300" w:type="dxa"/>
            <w:tcBorders>
              <w:left w:val="single" w:color="000000" w:themeColor="text2" w:sz="4" w:space="0"/>
              <w:bottom w:val="single" w:color="000000" w:themeColor="text2" w:sz="4" w:space="0"/>
            </w:tcBorders>
            <w:tcMar/>
          </w:tcPr>
          <w:p w:rsidR="00476C87" w:rsidRDefault="00476C87" w14:paraId="3CF2D8B6" w14:textId="77777777">
            <w:pPr>
              <w:pStyle w:val="TableContents"/>
            </w:pPr>
          </w:p>
        </w:tc>
        <w:tc>
          <w:tcPr>
            <w:tcW w:w="2784" w:type="dxa"/>
            <w:tcBorders>
              <w:left w:val="single" w:color="000000" w:themeColor="text2" w:sz="4" w:space="0"/>
              <w:bottom w:val="single" w:color="000000" w:themeColor="text2" w:sz="4" w:space="0"/>
            </w:tcBorders>
            <w:tcMar/>
          </w:tcPr>
          <w:p w:rsidR="00476C87" w:rsidRDefault="00476C87" w14:paraId="0FB78278" w14:textId="77777777">
            <w:pPr>
              <w:pStyle w:val="TableContents"/>
            </w:pPr>
          </w:p>
        </w:tc>
        <w:tc>
          <w:tcPr>
            <w:tcW w:w="2166" w:type="dxa"/>
            <w:tcBorders>
              <w:left w:val="single" w:color="000000" w:themeColor="text2" w:sz="4" w:space="0"/>
              <w:bottom w:val="single" w:color="000000" w:themeColor="text2" w:sz="4" w:space="0"/>
            </w:tcBorders>
            <w:tcMar/>
          </w:tcPr>
          <w:p w:rsidR="00476C87" w:rsidRDefault="00476C87" w14:paraId="1FC39945" w14:textId="77777777">
            <w:pPr>
              <w:pStyle w:val="TableContents"/>
            </w:pPr>
          </w:p>
        </w:tc>
        <w:tc>
          <w:tcPr>
            <w:tcW w:w="2550" w:type="dxa"/>
            <w:tcBorders>
              <w:left w:val="single" w:color="000000" w:themeColor="text2" w:sz="4" w:space="0"/>
              <w:bottom w:val="single" w:color="000000" w:themeColor="text2" w:sz="4" w:space="0"/>
              <w:right w:val="single" w:color="000000" w:themeColor="text2" w:sz="4" w:space="0"/>
            </w:tcBorders>
            <w:tcMar/>
          </w:tcPr>
          <w:p w:rsidR="00476C87" w:rsidRDefault="00476C87" w14:paraId="0562CB0E" w14:textId="77777777">
            <w:pPr>
              <w:pStyle w:val="TableContents"/>
            </w:pPr>
          </w:p>
        </w:tc>
      </w:tr>
    </w:tbl>
    <w:p w:rsidR="74FBA6E8" w:rsidP="001A1BCC" w:rsidRDefault="74FBA6E8" w14:paraId="387A77C0" w14:textId="4DA11ADC">
      <w:pPr>
        <w:pStyle w:val="Heading5"/>
        <w:rPr>
          <w:color w:val="A33E03" w:themeColor="accent3"/>
        </w:rPr>
      </w:pPr>
      <w:r>
        <w:t xml:space="preserve">Team </w:t>
      </w:r>
      <w:r w:rsidR="38DFC356">
        <w:t>Communication</w:t>
      </w:r>
      <w:r w:rsidR="1B832957">
        <w:t xml:space="preserve"> and Material Sharing</w:t>
      </w:r>
      <w:r>
        <w:t>:</w:t>
      </w:r>
    </w:p>
    <w:p w:rsidR="00764CC7" w:rsidP="001A1BCC" w:rsidRDefault="00CE68B8" w14:paraId="0CF91CB7" w14:textId="48FEF096">
      <w:pPr>
        <w:pStyle w:val="BodyText"/>
        <w:numPr>
          <w:ilvl w:val="0"/>
          <w:numId w:val="8"/>
        </w:numPr>
        <w:spacing w:after="0"/>
        <w:ind w:left="360" w:hanging="270"/>
      </w:pPr>
      <w:r w:rsidRPr="7C6DFED7">
        <w:t xml:space="preserve">Every Saturday, </w:t>
      </w:r>
      <w:r w:rsidRPr="1162AC7B" w:rsidR="7DB449C2">
        <w:t xml:space="preserve">the </w:t>
      </w:r>
      <w:r w:rsidRPr="7C6DFED7">
        <w:t>team is free between 3:00 P</w:t>
      </w:r>
      <w:r w:rsidRPr="7C6DFED7" w:rsidR="00B75F82">
        <w:t xml:space="preserve">M and </w:t>
      </w:r>
      <w:r w:rsidRPr="7C6DFED7" w:rsidR="00E30C9E">
        <w:t xml:space="preserve">8:00 PM. Our meetings </w:t>
      </w:r>
      <w:r w:rsidRPr="7C6DFED7" w:rsidR="009D0C60">
        <w:t xml:space="preserve">will begin at 3:00 PM and </w:t>
      </w:r>
      <w:r w:rsidRPr="7C6DFED7" w:rsidR="00627550">
        <w:t xml:space="preserve">duration will depend on </w:t>
      </w:r>
      <w:r w:rsidRPr="7C6DFED7" w:rsidR="002660A9">
        <w:t>the particular weeks’ demands.</w:t>
      </w:r>
    </w:p>
    <w:p w:rsidR="0C82C540" w:rsidP="001A1BCC" w:rsidRDefault="2D1B0C45" w14:paraId="49B4CFCB" w14:textId="61EF8D95">
      <w:pPr>
        <w:pStyle w:val="BodyText"/>
        <w:numPr>
          <w:ilvl w:val="0"/>
          <w:numId w:val="8"/>
        </w:numPr>
        <w:spacing w:after="0"/>
        <w:ind w:left="360" w:hanging="270"/>
      </w:pPr>
      <w:r w:rsidRPr="322BFC13">
        <w:t>Communication Tools: GroupMe and Text Messages</w:t>
      </w:r>
    </w:p>
    <w:p w:rsidR="2D1B0C45" w:rsidP="001A1BCC" w:rsidRDefault="2D1B0C45" w14:paraId="2F7AA64E" w14:textId="6DB9FE8E">
      <w:pPr>
        <w:pStyle w:val="BodyText"/>
        <w:numPr>
          <w:ilvl w:val="0"/>
          <w:numId w:val="8"/>
        </w:numPr>
        <w:spacing w:after="0"/>
        <w:ind w:left="360" w:hanging="270"/>
      </w:pPr>
      <w:r w:rsidRPr="322BFC13">
        <w:t xml:space="preserve">Response Time: &lt;3 hours from 10am to 8pm </w:t>
      </w:r>
    </w:p>
    <w:p w:rsidR="010B6D32" w:rsidP="1E776CA7" w:rsidRDefault="010B6D32" w14:paraId="0632985B" w14:textId="28101AB3">
      <w:pPr>
        <w:pStyle w:val="BodyText"/>
        <w:numPr>
          <w:ilvl w:val="0"/>
          <w:numId w:val="8"/>
        </w:numPr>
        <w:spacing w:after="0"/>
        <w:ind w:left="360" w:hanging="270"/>
        <w:rPr/>
      </w:pPr>
      <w:r w:rsidR="7E68F89D">
        <w:rPr/>
        <w:t xml:space="preserve">Version Control Tools: OneDrive/Sharepoint, </w:t>
      </w:r>
      <w:r w:rsidRPr="656EE285" w:rsidR="7E68F89D">
        <w:rPr>
          <w:highlight w:val="yellow"/>
        </w:rPr>
        <w:t>Google Drive</w:t>
      </w:r>
      <w:r w:rsidR="7E68F89D">
        <w:rPr/>
        <w:t xml:space="preserve"> and Git</w:t>
      </w:r>
    </w:p>
    <w:p w:rsidR="2AC75883" w:rsidP="1E217B01" w:rsidRDefault="2AC75883" w14:paraId="56A85017" w14:textId="237AE748">
      <w:pPr>
        <w:pStyle w:val="Heading5"/>
        <w:spacing w:line="259" w:lineRule="auto"/>
        <w:rPr/>
      </w:pPr>
      <w:r w:rsidR="2AC75883">
        <w:rPr/>
        <w:t>Collaboration</w:t>
      </w:r>
      <w:r w:rsidR="03281BFB">
        <w:rPr/>
        <w:t>:</w:t>
      </w:r>
    </w:p>
    <w:p w:rsidR="13F8179D" w:rsidP="1E217B01" w:rsidRDefault="13F8179D" w14:paraId="3E77AC3E" w14:textId="24E2545B">
      <w:pPr>
        <w:pStyle w:val="BodyText"/>
        <w:suppressLineNumbers w:val="0"/>
        <w:bidi w:val="0"/>
        <w:spacing w:before="0" w:beforeAutospacing="off" w:after="0" w:afterAutospacing="off" w:line="276" w:lineRule="auto"/>
        <w:ind w:right="0"/>
        <w:jc w:val="left"/>
        <w:rPr>
          <w:b w:val="1"/>
          <w:bCs w:val="1"/>
          <w:color w:val="auto"/>
        </w:rPr>
      </w:pPr>
      <w:r w:rsidRPr="1E217B01" w:rsidR="13F8179D">
        <w:rPr>
          <w:b w:val="1"/>
          <w:bCs w:val="1"/>
          <w:color w:val="auto"/>
        </w:rPr>
        <w:t>Collaboration enhancement with team strengths:</w:t>
      </w:r>
    </w:p>
    <w:p w:rsidR="0C091CD9" w:rsidP="1E217B01" w:rsidRDefault="38E939EF" w14:paraId="4D1F3D3F" w14:textId="2CDFCCBC">
      <w:pPr>
        <w:pStyle w:val="BodyText"/>
        <w:spacing w:after="0"/>
        <w:ind w:left="360"/>
        <w:rPr>
          <w:color w:val="auto" w:themeColor="accent3"/>
        </w:rPr>
      </w:pPr>
      <w:r w:rsidRPr="1E217B01" w:rsidR="13F8179D">
        <w:rPr>
          <w:color w:val="auto"/>
        </w:rPr>
        <w:t xml:space="preserve">16personalities: </w:t>
      </w:r>
      <w:r w:rsidRPr="1E217B01" w:rsidR="38E939EF">
        <w:rPr>
          <w:color w:val="auto"/>
        </w:rPr>
        <w:t xml:space="preserve">ESFP, </w:t>
      </w:r>
      <w:r w:rsidRPr="1E217B01" w:rsidR="7706846B">
        <w:rPr>
          <w:color w:val="auto"/>
        </w:rPr>
        <w:t>ISFJ-T</w:t>
      </w:r>
      <w:r w:rsidRPr="1E217B01" w:rsidR="00172E95">
        <w:rPr>
          <w:color w:val="auto"/>
        </w:rPr>
        <w:t>, INFP-T</w:t>
      </w:r>
    </w:p>
    <w:p w:rsidR="0DFEEE3E" w:rsidP="1E217B01" w:rsidRDefault="0DFEEE3E" w14:paraId="00F4B363" w14:textId="5C2909BE">
      <w:pPr>
        <w:pStyle w:val="BodyText"/>
        <w:spacing w:after="0"/>
        <w:ind w:left="360"/>
      </w:pPr>
      <w:r w:rsidRPr="1E217B01" w:rsidR="0DFEEE3E">
        <w:rPr>
          <w:noProof w:val="0"/>
          <w:lang w:val="en-US"/>
        </w:rPr>
        <w:t>Our team has a complementary combination of creativity, practicality, adaptability, and empathy. We can leverage these strengths by using our more creative tendencies to generate different solutions while using our practical and detail-oriented tendencies to determine which ideas are feasible. Our shared people-oriented characteristics can also help us maintain a supportive team environment and keep the needs of the end user central to our design decisions. Finally, the combination of planning-oriented and action-oriented personalities can help us balance careful preparation with prototyping and making tangible progress.</w:t>
      </w:r>
    </w:p>
    <w:p w:rsidR="1E217B01" w:rsidP="1E217B01" w:rsidRDefault="1E217B01" w14:paraId="67F35988" w14:textId="1CA98E7F">
      <w:pPr>
        <w:pStyle w:val="BodyText"/>
        <w:spacing w:after="0"/>
        <w:ind w:left="360"/>
        <w:rPr>
          <w:noProof w:val="0"/>
          <w:lang w:val="en-US"/>
        </w:rPr>
      </w:pPr>
    </w:p>
    <w:p w:rsidR="1C47E541" w:rsidP="1E217B01" w:rsidRDefault="1C47E541" w14:paraId="6AE7B4CD" w14:textId="0618A5EC">
      <w:pPr>
        <w:pStyle w:val="BodyText"/>
        <w:suppressLineNumbers w:val="0"/>
        <w:bidi w:val="0"/>
        <w:spacing w:before="0" w:beforeAutospacing="off" w:after="0" w:afterAutospacing="off" w:line="276" w:lineRule="auto"/>
        <w:ind w:right="0"/>
        <w:jc w:val="left"/>
        <w:rPr>
          <w:b w:val="1"/>
          <w:bCs w:val="1"/>
          <w:color w:val="auto"/>
        </w:rPr>
      </w:pPr>
      <w:r w:rsidRPr="1E217B01" w:rsidR="1C47E541">
        <w:rPr>
          <w:b w:val="1"/>
          <w:bCs w:val="1"/>
          <w:color w:val="auto"/>
        </w:rPr>
        <w:t>Collaboration structure to mitigate weaknesses:</w:t>
      </w:r>
    </w:p>
    <w:p w:rsidR="00172E95" w:rsidP="1E217B01" w:rsidRDefault="004F1DF8" w14:paraId="420A53E7" w14:textId="0B9D1DB1">
      <w:pPr>
        <w:pStyle w:val="BodyText"/>
        <w:spacing w:after="0"/>
        <w:ind w:left="360"/>
        <w:rPr>
          <w:color w:val="auto" w:themeColor="accent3"/>
        </w:rPr>
      </w:pPr>
      <w:r w:rsidRPr="1E217B01" w:rsidR="004F1DF8">
        <w:rPr>
          <w:color w:val="auto"/>
        </w:rPr>
        <w:t xml:space="preserve">Asked ChatGPT: </w:t>
      </w:r>
      <w:r w:rsidRPr="1E217B01" w:rsidR="0030706E">
        <w:rPr>
          <w:color w:val="auto"/>
        </w:rPr>
        <w:t>My teammates and I took the 16personalities and I turned out to be INFP-T, teammate 2 turned out to be ESFP and teammates 3 turned out to be ISFJ-T. What are aspects of our personalities that we can leverage when working as part of a team? What are potential issues we should be aware of?</w:t>
      </w:r>
    </w:p>
    <w:p w:rsidR="00017C53" w:rsidP="1E217B01" w:rsidRDefault="001300BB" w14:paraId="00EE38E7" w14:textId="3B7CF562">
      <w:pPr>
        <w:pStyle w:val="BodyText"/>
        <w:spacing w:after="0"/>
        <w:ind w:left="360"/>
        <w:rPr>
          <w:color w:val="auto" w:themeColor="accent3"/>
        </w:rPr>
      </w:pPr>
      <w:r w:rsidRPr="1E217B01" w:rsidR="001300BB">
        <w:rPr>
          <w:color w:val="auto"/>
        </w:rPr>
        <w:t xml:space="preserve">Issues foreseen: </w:t>
      </w:r>
    </w:p>
    <w:tbl>
      <w:tblPr>
        <w:tblStyle w:val="TableGrid"/>
        <w:tblW w:w="0" w:type="auto"/>
        <w:tblInd w:w="360" w:type="dxa"/>
        <w:tblLook w:val="04A0" w:firstRow="1" w:lastRow="0" w:firstColumn="1" w:lastColumn="0" w:noHBand="0" w:noVBand="1"/>
      </w:tblPr>
      <w:tblGrid>
        <w:gridCol w:w="4817"/>
        <w:gridCol w:w="4893"/>
      </w:tblGrid>
      <w:tr w:rsidR="00017C53" w:rsidTr="1E217B01" w14:paraId="56B2AFCC" w14:textId="77777777">
        <w:tc>
          <w:tcPr>
            <w:tcW w:w="5035" w:type="dxa"/>
            <w:tcMar/>
          </w:tcPr>
          <w:p w:rsidR="00017C53" w:rsidP="1E217B01" w:rsidRDefault="00894E5B" w14:paraId="148AED16" w14:textId="3C3B2E61">
            <w:pPr>
              <w:pStyle w:val="BodyText"/>
              <w:spacing w:after="0"/>
              <w:rPr>
                <w:color w:val="auto" w:themeColor="accent3"/>
              </w:rPr>
            </w:pPr>
            <w:r w:rsidRPr="1E217B01" w:rsidR="64C16660">
              <w:rPr>
                <w:color w:val="auto"/>
              </w:rPr>
              <w:t>Personality Type</w:t>
            </w:r>
          </w:p>
        </w:tc>
        <w:tc>
          <w:tcPr>
            <w:tcW w:w="5035" w:type="dxa"/>
            <w:tcMar/>
          </w:tcPr>
          <w:p w:rsidR="00017C53" w:rsidP="1E217B01" w:rsidRDefault="00F50814" w14:paraId="30B624E8" w14:textId="1E7E8F1D">
            <w:pPr>
              <w:pStyle w:val="BodyText"/>
              <w:spacing w:after="0"/>
              <w:rPr>
                <w:color w:val="auto" w:themeColor="accent3"/>
              </w:rPr>
            </w:pPr>
            <w:r w:rsidRPr="1E217B01" w:rsidR="1CD741EA">
              <w:rPr>
                <w:color w:val="auto"/>
              </w:rPr>
              <w:t xml:space="preserve">Issues </w:t>
            </w:r>
            <w:r w:rsidRPr="1E217B01" w:rsidR="290C1332">
              <w:rPr>
                <w:color w:val="auto"/>
              </w:rPr>
              <w:t>Foreseen</w:t>
            </w:r>
          </w:p>
        </w:tc>
      </w:tr>
      <w:tr w:rsidR="00017C53" w:rsidTr="1E217B01" w14:paraId="002237ED" w14:textId="77777777">
        <w:tc>
          <w:tcPr>
            <w:tcW w:w="5035" w:type="dxa"/>
            <w:tcMar/>
          </w:tcPr>
          <w:p w:rsidR="00017C53" w:rsidP="1E217B01" w:rsidRDefault="00F50814" w14:paraId="200F04F2" w14:textId="553E853E">
            <w:pPr>
              <w:pStyle w:val="BodyText"/>
              <w:spacing w:after="0"/>
              <w:rPr>
                <w:color w:val="auto" w:themeColor="accent3"/>
              </w:rPr>
            </w:pPr>
            <w:ins w:author="Microsoft Word" w:date="2026-09-15T10:58:00Z" w16du:dateUtc="2026-09-15T17:58:00Z" w:id="1947734541">
              <w:r w:rsidRPr="1E217B01" w:rsidR="1CD741EA">
                <w:rPr>
                  <w:color w:val="auto"/>
                </w:rPr>
                <w:t>Preksha</w:t>
              </w:r>
              <w:r w:rsidRPr="1E217B01" w:rsidR="0BA8316E">
                <w:rPr>
                  <w:color w:val="auto"/>
                </w:rPr>
                <w:t>:</w:t>
              </w:r>
            </w:ins>
            <w:r w:rsidRPr="1E217B01" w:rsidR="1A7BD9EF">
              <w:rPr>
                <w:color w:val="auto"/>
              </w:rPr>
              <w:t xml:space="preserve"> </w:t>
            </w:r>
            <w:r w:rsidRPr="1E217B01" w:rsidR="2AC6D975">
              <w:rPr>
                <w:color w:val="auto"/>
              </w:rPr>
              <w:t>INFP-T</w:t>
            </w:r>
          </w:p>
        </w:tc>
        <w:tc>
          <w:tcPr>
            <w:tcW w:w="5035" w:type="dxa"/>
            <w:tcMar/>
          </w:tcPr>
          <w:p w:rsidR="00017C53" w:rsidP="1E217B01" w:rsidRDefault="006F3BA1" w14:paraId="7B3D779A" w14:textId="18464EB0">
            <w:pPr>
              <w:pStyle w:val="BodyText"/>
              <w:spacing w:after="0"/>
              <w:rPr>
                <w:color w:val="auto" w:themeColor="accent3"/>
              </w:rPr>
            </w:pPr>
            <w:r w:rsidRPr="1E217B01" w:rsidR="2DECBA33">
              <w:rPr>
                <w:color w:val="auto"/>
              </w:rPr>
              <w:t>May avoid confrontation or hesitate to directly challenge another person's idea; criticism can feel more personal; perfectionism/overthinking may slow decisions; may become quieter when stronger personalities dominate discussion.</w:t>
            </w:r>
          </w:p>
        </w:tc>
      </w:tr>
      <w:tr w:rsidR="00017C53" w:rsidTr="1E217B01" w14:paraId="18DDD0C4" w14:textId="77777777">
        <w:tc>
          <w:tcPr>
            <w:tcW w:w="5035" w:type="dxa"/>
            <w:tcMar/>
          </w:tcPr>
          <w:p w:rsidR="00017C53" w:rsidP="1E217B01" w:rsidRDefault="50D9FC37" w14:paraId="3BC81EA5" w14:textId="7DAB824F">
            <w:pPr>
              <w:pStyle w:val="BodyText"/>
              <w:spacing w:after="0"/>
              <w:rPr>
                <w:color w:val="auto" w:themeColor="accent3"/>
              </w:rPr>
            </w:pPr>
            <w:r w:rsidRPr="1E217B01" w:rsidR="44FE7BE3">
              <w:rPr>
                <w:color w:val="auto"/>
              </w:rPr>
              <w:t xml:space="preserve">Han: </w:t>
            </w:r>
            <w:r w:rsidRPr="1E217B01" w:rsidR="01BA350C">
              <w:rPr>
                <w:color w:val="auto"/>
              </w:rPr>
              <w:t>ESFP</w:t>
            </w:r>
            <w:r w:rsidRPr="1E217B01" w:rsidR="14D8E51E">
              <w:rPr>
                <w:color w:val="auto"/>
              </w:rPr>
              <w:t xml:space="preserve"> </w:t>
            </w:r>
          </w:p>
        </w:tc>
        <w:tc>
          <w:tcPr>
            <w:tcW w:w="5035" w:type="dxa"/>
            <w:tcMar/>
          </w:tcPr>
          <w:p w:rsidR="00017C53" w:rsidP="1E217B01" w:rsidRDefault="00326B63" w14:paraId="074C657B" w14:textId="17BCD9E9">
            <w:pPr>
              <w:pStyle w:val="BodyText"/>
              <w:spacing w:after="0"/>
              <w:rPr>
                <w:color w:val="auto" w:themeColor="accent3"/>
              </w:rPr>
            </w:pPr>
            <w:r w:rsidRPr="1E217B01" w:rsidR="74361910">
              <w:rPr>
                <w:color w:val="auto"/>
              </w:rPr>
              <w:t>May prefer acting quickly over extensive planning; could become frustrated with prolonged theoretical discussion; spontaneity can conflict with deadlines or structured processes; may unintentionally dominate discussions if quieter teammates don't speak up.</w:t>
            </w:r>
          </w:p>
        </w:tc>
      </w:tr>
      <w:tr w:rsidR="00017C53" w:rsidTr="1E217B01" w14:paraId="2CBB5CEA" w14:textId="77777777">
        <w:tc>
          <w:tcPr>
            <w:tcW w:w="5035" w:type="dxa"/>
            <w:tcMar/>
          </w:tcPr>
          <w:p w:rsidR="00017C53" w:rsidP="1E217B01" w:rsidRDefault="19A13EA8" w14:paraId="109EA1B5" w14:textId="1B2E6897">
            <w:pPr>
              <w:pStyle w:val="BodyText"/>
              <w:spacing w:after="0"/>
              <w:rPr>
                <w:color w:val="auto" w:themeColor="accent3"/>
              </w:rPr>
            </w:pPr>
            <w:r w:rsidRPr="1E217B01" w:rsidR="35266576">
              <w:rPr>
                <w:color w:val="auto"/>
              </w:rPr>
              <w:t xml:space="preserve">Lauren: </w:t>
            </w:r>
            <w:r w:rsidRPr="1E217B01" w:rsidR="36440DAC">
              <w:rPr>
                <w:color w:val="auto"/>
              </w:rPr>
              <w:t>ISFJ-T</w:t>
            </w:r>
          </w:p>
        </w:tc>
        <w:tc>
          <w:tcPr>
            <w:tcW w:w="5035" w:type="dxa"/>
            <w:tcMar/>
          </w:tcPr>
          <w:p w:rsidR="00017C53" w:rsidP="1E217B01" w:rsidRDefault="00D830B6" w14:paraId="30AE6091" w14:textId="7CE582D0">
            <w:pPr>
              <w:pStyle w:val="BodyText"/>
              <w:spacing w:after="0"/>
              <w:rPr>
                <w:color w:val="auto" w:themeColor="accent3"/>
              </w:rPr>
            </w:pPr>
            <w:r w:rsidRPr="1E217B01" w:rsidR="1CA12A70">
              <w:rPr>
                <w:color w:val="auto"/>
              </w:rPr>
              <w:t>May also avoid conflict and hesitate to disagree openly; could become overloaded by taking responsibility for too many tasks; may prefer proven approaches when experimentation would be useful; unexpected changes may cause more stress.</w:t>
            </w:r>
          </w:p>
        </w:tc>
      </w:tr>
    </w:tbl>
    <w:p w:rsidR="001300BB" w:rsidP="1E217B01" w:rsidRDefault="009F7DFF" w14:paraId="0E02C83D" w14:textId="2211D78D">
      <w:pPr>
        <w:pStyle w:val="BodyText"/>
        <w:spacing w:after="0"/>
        <w:ind w:left="360"/>
        <w:rPr>
          <w:color w:val="auto" w:themeColor="accent3"/>
        </w:rPr>
      </w:pPr>
      <w:r w:rsidRPr="1E217B01" w:rsidR="009F7DFF">
        <w:rPr>
          <w:color w:val="auto"/>
        </w:rPr>
        <w:t>Collaboration Solutions:</w:t>
      </w:r>
    </w:p>
    <w:tbl>
      <w:tblPr>
        <w:tblStyle w:val="TableGrid"/>
        <w:tblW w:w="0" w:type="auto"/>
        <w:tblInd w:w="360" w:type="dxa"/>
        <w:tblLook w:val="04A0" w:firstRow="1" w:lastRow="0" w:firstColumn="1" w:lastColumn="0" w:noHBand="0" w:noVBand="1"/>
      </w:tblPr>
      <w:tblGrid>
        <w:gridCol w:w="4859"/>
        <w:gridCol w:w="4851"/>
      </w:tblGrid>
      <w:tr w:rsidR="009F7DFF" w:rsidTr="1E217B01" w14:paraId="5C479258" w14:textId="77777777">
        <w:tc>
          <w:tcPr>
            <w:tcW w:w="5035" w:type="dxa"/>
            <w:tcMar/>
          </w:tcPr>
          <w:p w:rsidR="009F7DFF" w:rsidP="1E217B01" w:rsidRDefault="00BF4398" w14:paraId="4ED0768E" w14:textId="26B65E36">
            <w:pPr>
              <w:pStyle w:val="BodyText"/>
              <w:spacing w:after="0"/>
              <w:rPr>
                <w:color w:val="auto" w:themeColor="accent3"/>
              </w:rPr>
            </w:pPr>
            <w:r w:rsidRPr="1E217B01" w:rsidR="4B0E4AE1">
              <w:rPr>
                <w:color w:val="auto"/>
              </w:rPr>
              <w:t>Potential Issue</w:t>
            </w:r>
          </w:p>
        </w:tc>
        <w:tc>
          <w:tcPr>
            <w:tcW w:w="5035" w:type="dxa"/>
            <w:tcMar/>
          </w:tcPr>
          <w:p w:rsidR="009F7DFF" w:rsidP="1E217B01" w:rsidRDefault="00DA2D87" w14:paraId="2E610D4A" w14:textId="6900C107">
            <w:pPr>
              <w:pStyle w:val="BodyText"/>
              <w:spacing w:after="0"/>
              <w:rPr>
                <w:color w:val="auto" w:themeColor="accent3"/>
              </w:rPr>
            </w:pPr>
            <w:r w:rsidRPr="1E217B01" w:rsidR="74A09C43">
              <w:rPr>
                <w:color w:val="auto"/>
              </w:rPr>
              <w:t>Solution</w:t>
            </w:r>
          </w:p>
        </w:tc>
      </w:tr>
      <w:tr w:rsidR="009F7DFF" w:rsidTr="1E217B01" w14:paraId="2AA554F4" w14:textId="77777777">
        <w:tc>
          <w:tcPr>
            <w:tcW w:w="5035" w:type="dxa"/>
            <w:tcMar/>
          </w:tcPr>
          <w:p w:rsidR="009F7DFF" w:rsidP="1E217B01" w:rsidRDefault="00BF4398" w14:paraId="40C6183B" w14:textId="2C54B9F6">
            <w:pPr>
              <w:pStyle w:val="BodyText"/>
              <w:spacing w:after="0"/>
              <w:rPr>
                <w:color w:val="auto" w:themeColor="accent3"/>
              </w:rPr>
            </w:pPr>
            <w:r w:rsidRPr="1E217B01" w:rsidR="4B0E4AE1">
              <w:rPr>
                <w:color w:val="auto"/>
              </w:rPr>
              <w:t>Conflict avoidance</w:t>
            </w:r>
          </w:p>
        </w:tc>
        <w:tc>
          <w:tcPr>
            <w:tcW w:w="5035" w:type="dxa"/>
            <w:tcMar/>
          </w:tcPr>
          <w:p w:rsidR="009F7DFF" w:rsidP="1E217B01" w:rsidRDefault="00DA2D87" w14:paraId="0A9C563F" w14:textId="22E58959">
            <w:pPr>
              <w:pStyle w:val="BodyText"/>
              <w:spacing w:after="0"/>
              <w:rPr>
                <w:color w:val="auto" w:themeColor="accent3"/>
              </w:rPr>
            </w:pPr>
            <w:r w:rsidRPr="1E217B01" w:rsidR="74A09C43">
              <w:rPr>
                <w:color w:val="auto"/>
              </w:rPr>
              <w:t xml:space="preserve">Critique the </w:t>
            </w:r>
            <w:r w:rsidRPr="1E217B01" w:rsidR="74A09C43">
              <w:rPr>
                <w:b w:val="1"/>
                <w:bCs w:val="1"/>
                <w:color w:val="auto"/>
              </w:rPr>
              <w:t>idea/design</w:t>
            </w:r>
            <w:r w:rsidRPr="1E217B01" w:rsidR="74A09C43">
              <w:rPr>
                <w:color w:val="auto"/>
              </w:rPr>
              <w:t>, not the person proposing it.</w:t>
            </w:r>
          </w:p>
        </w:tc>
      </w:tr>
      <w:tr w:rsidR="009F7DFF" w:rsidTr="1E217B01" w14:paraId="008BBB20" w14:textId="77777777">
        <w:tc>
          <w:tcPr>
            <w:tcW w:w="5035" w:type="dxa"/>
            <w:tcMar/>
          </w:tcPr>
          <w:p w:rsidR="009F7DFF" w:rsidP="1E217B01" w:rsidRDefault="00FA3145" w14:paraId="23B8D29C" w14:textId="393B3ABC">
            <w:pPr>
              <w:pStyle w:val="BodyText"/>
              <w:spacing w:after="0"/>
              <w:rPr>
                <w:color w:val="auto" w:themeColor="accent3"/>
              </w:rPr>
            </w:pPr>
            <w:r w:rsidRPr="1E217B01" w:rsidR="06F9BBE5">
              <w:rPr>
                <w:color w:val="auto"/>
              </w:rPr>
              <w:t>Quieter members being overshadowed</w:t>
            </w:r>
          </w:p>
        </w:tc>
        <w:tc>
          <w:tcPr>
            <w:tcW w:w="5035" w:type="dxa"/>
            <w:tcMar/>
          </w:tcPr>
          <w:p w:rsidR="009F7DFF" w:rsidP="1E217B01" w:rsidRDefault="00AC249F" w14:paraId="04746678" w14:textId="16FE1E69">
            <w:pPr>
              <w:pStyle w:val="BodyText"/>
              <w:spacing w:after="0"/>
              <w:rPr>
                <w:color w:val="auto" w:themeColor="accent3"/>
              </w:rPr>
            </w:pPr>
            <w:r w:rsidRPr="1E217B01" w:rsidR="59137CE0">
              <w:rPr>
                <w:color w:val="auto"/>
              </w:rPr>
              <w:t xml:space="preserve">Use </w:t>
            </w:r>
            <w:r w:rsidRPr="1E217B01" w:rsidR="59137CE0">
              <w:rPr>
                <w:b w:val="1"/>
                <w:bCs w:val="1"/>
                <w:color w:val="auto"/>
              </w:rPr>
              <w:t>Round Robin</w:t>
            </w:r>
            <w:r w:rsidRPr="1E217B01" w:rsidR="59137CE0">
              <w:rPr>
                <w:color w:val="auto"/>
              </w:rPr>
              <w:t xml:space="preserve"> approach: ask each team member for opinion before settling on decision</w:t>
            </w:r>
          </w:p>
        </w:tc>
      </w:tr>
      <w:tr w:rsidR="009F7DFF" w:rsidTr="1E217B01" w14:paraId="5CB3E32E" w14:textId="77777777">
        <w:tc>
          <w:tcPr>
            <w:tcW w:w="5035" w:type="dxa"/>
            <w:tcMar/>
          </w:tcPr>
          <w:p w:rsidR="009F7DFF" w:rsidP="1E217B01" w:rsidRDefault="00CC3419" w14:paraId="0B967094" w14:textId="7DBDD33D">
            <w:pPr>
              <w:pStyle w:val="BodyText"/>
              <w:spacing w:after="0"/>
              <w:rPr>
                <w:color w:val="auto" w:themeColor="accent3"/>
              </w:rPr>
            </w:pPr>
            <w:r w:rsidRPr="1E217B01" w:rsidR="453AFDC6">
              <w:rPr>
                <w:color w:val="auto"/>
              </w:rPr>
              <w:t>Burnout</w:t>
            </w:r>
          </w:p>
        </w:tc>
        <w:tc>
          <w:tcPr>
            <w:tcW w:w="5035" w:type="dxa"/>
            <w:tcMar/>
          </w:tcPr>
          <w:p w:rsidR="009F7DFF" w:rsidP="1E217B01" w:rsidRDefault="009228C3" w14:paraId="256988DA" w14:textId="359A4A36">
            <w:pPr>
              <w:pStyle w:val="BodyText"/>
              <w:spacing w:after="0"/>
              <w:rPr>
                <w:color w:val="auto" w:themeColor="accent3"/>
              </w:rPr>
            </w:pPr>
            <w:r w:rsidRPr="1E217B01" w:rsidR="14D6335D">
              <w:rPr>
                <w:color w:val="auto"/>
              </w:rPr>
              <w:t xml:space="preserve">Assign every task a </w:t>
            </w:r>
            <w:r w:rsidRPr="1E217B01" w:rsidR="14D6335D">
              <w:rPr>
                <w:b w:val="1"/>
                <w:bCs w:val="1"/>
                <w:color w:val="auto"/>
              </w:rPr>
              <w:t>specific owner and deadline</w:t>
            </w:r>
            <w:r w:rsidRPr="1E217B01" w:rsidR="14D6335D">
              <w:rPr>
                <w:color w:val="auto"/>
              </w:rPr>
              <w:t>.</w:t>
            </w:r>
            <w:r w:rsidRPr="1E217B01" w:rsidR="14D6335D">
              <w:rPr>
                <w:color w:val="auto"/>
              </w:rPr>
              <w:t xml:space="preserve"> </w:t>
            </w:r>
            <w:r w:rsidRPr="1E217B01" w:rsidR="14D6335D">
              <w:rPr>
                <w:b w:val="1"/>
                <w:bCs w:val="1"/>
                <w:color w:val="auto"/>
              </w:rPr>
              <w:t>Check workload</w:t>
            </w:r>
            <w:r w:rsidRPr="1E217B01" w:rsidR="14D6335D">
              <w:rPr>
                <w:color w:val="auto"/>
              </w:rPr>
              <w:t xml:space="preserve"> </w:t>
            </w:r>
            <w:r w:rsidRPr="1E217B01" w:rsidR="7FF1CAE6">
              <w:rPr>
                <w:color w:val="auto"/>
              </w:rPr>
              <w:t>of teammate when he/she volunteers for task.</w:t>
            </w:r>
          </w:p>
        </w:tc>
      </w:tr>
    </w:tbl>
    <w:p w:rsidR="009F7DFF" w:rsidP="00F92DD6" w:rsidRDefault="009F7DFF" w14:paraId="54412E2F" w14:textId="77777777">
      <w:pPr>
        <w:pStyle w:val="BodyText"/>
        <w:spacing w:after="0"/>
        <w:ind w:left="360"/>
        <w:rPr>
          <w:color w:val="A33E03" w:themeColor="accent3"/>
        </w:rPr>
      </w:pPr>
    </w:p>
    <w:p w:rsidR="001300BB" w:rsidP="00F92DD6" w:rsidRDefault="001300BB" w14:paraId="557F7E6F" w14:noSpellErr="1" w14:textId="562729F3">
      <w:pPr>
        <w:pStyle w:val="BodyText"/>
        <w:spacing w:after="0"/>
        <w:ind w:left="360"/>
        <w:rPr>
          <w:color w:val="A33E03" w:themeColor="accent3"/>
        </w:rPr>
      </w:pPr>
    </w:p>
    <w:p w:rsidR="2D67EB3A" w:rsidP="1E217B01" w:rsidRDefault="2D67EB3A" w14:paraId="2A61CA33" w14:textId="45723254">
      <w:pPr>
        <w:pStyle w:val="BodyText"/>
        <w:suppressLineNumbers w:val="0"/>
        <w:bidi w:val="0"/>
        <w:spacing w:before="0" w:beforeAutospacing="off" w:after="0" w:afterAutospacing="off" w:line="276" w:lineRule="auto"/>
        <w:ind w:left="0" w:right="0"/>
        <w:jc w:val="left"/>
        <w:rPr>
          <w:b w:val="1"/>
          <w:bCs w:val="1"/>
          <w:color w:val="auto"/>
        </w:rPr>
      </w:pPr>
      <w:r w:rsidRPr="1E217B01" w:rsidR="2D67EB3A">
        <w:rPr>
          <w:b w:val="1"/>
          <w:bCs w:val="1"/>
          <w:color w:val="auto"/>
        </w:rPr>
        <w:t>Task</w:t>
      </w:r>
      <w:r w:rsidRPr="1E217B01" w:rsidR="2D67EB3A">
        <w:rPr>
          <w:b w:val="1"/>
          <w:bCs w:val="1"/>
          <w:color w:val="auto"/>
        </w:rPr>
        <w:t xml:space="preserve"> assignment:</w:t>
      </w:r>
    </w:p>
    <w:p w:rsidR="00AB33F9" w:rsidP="1E217B01" w:rsidRDefault="00AC5683" w14:paraId="5071B594" w14:textId="42E834B5">
      <w:pPr>
        <w:pStyle w:val="BodyText"/>
        <w:spacing w:after="0"/>
        <w:ind w:left="360"/>
        <w:rPr>
          <w:color w:val="auto" w:themeColor="accent3"/>
        </w:rPr>
      </w:pPr>
      <w:r w:rsidR="00AC5683">
        <w:rPr/>
        <w:t>We will u</w:t>
      </w:r>
      <w:r w:rsidR="00C40D26">
        <w:rPr/>
        <w:t xml:space="preserve">tilize Microsoft To-Do </w:t>
      </w:r>
      <w:r w:rsidR="00AB0837">
        <w:rPr/>
        <w:t xml:space="preserve">to </w:t>
      </w:r>
      <w:r w:rsidR="00274802">
        <w:rPr/>
        <w:t xml:space="preserve">assign tasks and </w:t>
      </w:r>
      <w:r w:rsidR="003276AF">
        <w:rPr/>
        <w:t xml:space="preserve">keep everyone </w:t>
      </w:r>
      <w:r w:rsidR="00865FEA">
        <w:rPr/>
        <w:t>accountable on deadlines</w:t>
      </w:r>
      <w:r w:rsidR="00AC5683">
        <w:rPr/>
        <w:t xml:space="preserve"> and workload. Microsoft To-Do allows users to </w:t>
      </w:r>
      <w:r w:rsidR="00CA13F7">
        <w:rPr/>
        <w:t xml:space="preserve">share to-do lists with </w:t>
      </w:r>
      <w:r w:rsidR="003C1B57">
        <w:rPr/>
        <w:t>teammates and assign specific people to certain tasks. The application can also send notifications based on the chosen settings.</w:t>
      </w:r>
      <w:r w:rsidR="006B00D8">
        <w:rPr/>
        <w:t xml:space="preserve"> </w:t>
      </w:r>
      <w:r w:rsidR="00751DC3">
        <w:rPr/>
        <w:t>Projects can be broken down into sub-projects within which teammates can create to-do lists</w:t>
      </w:r>
      <w:r w:rsidR="00FA5F91">
        <w:rPr/>
        <w:t xml:space="preserve"> to keep tasks for various sub-</w:t>
      </w:r>
      <w:r w:rsidRPr="1E217B01" w:rsidR="00FA5F91">
        <w:rPr>
          <w:color w:val="auto"/>
        </w:rPr>
        <w:t>systems organized.</w:t>
      </w:r>
    </w:p>
    <w:p w:rsidR="16FE3434" w:rsidP="1E217B01" w:rsidRDefault="16FE3434" w14:paraId="7AB0AF4F" w14:textId="028CC76C">
      <w:pPr>
        <w:pStyle w:val="BodyText"/>
        <w:suppressLineNumbers w:val="0"/>
        <w:bidi w:val="0"/>
        <w:spacing w:before="0" w:beforeAutospacing="off" w:after="0" w:afterAutospacing="off" w:line="276" w:lineRule="auto"/>
        <w:ind w:left="0" w:right="0"/>
        <w:jc w:val="left"/>
        <w:rPr>
          <w:b w:val="1"/>
          <w:bCs w:val="1"/>
          <w:color w:val="auto"/>
        </w:rPr>
      </w:pPr>
      <w:r w:rsidRPr="1E217B01" w:rsidR="16FE3434">
        <w:rPr>
          <w:b w:val="1"/>
          <w:bCs w:val="1"/>
          <w:color w:val="auto"/>
        </w:rPr>
        <w:t>Task management:</w:t>
      </w:r>
    </w:p>
    <w:p w:rsidR="00AA6E8D" w:rsidP="00AA6E8D" w:rsidRDefault="5E89D35A" w14:paraId="0F1D5ABE" w14:textId="755B6CCC">
      <w:pPr>
        <w:pStyle w:val="BodyText"/>
        <w:spacing w:after="0"/>
        <w:ind w:left="360"/>
      </w:pPr>
      <w:r w:rsidR="5E89D35A">
        <w:rPr/>
        <w:t>Complete externally assigned tasks 2 days before the deadline. Complete internally assigned tasks by t</w:t>
      </w:r>
      <w:r w:rsidR="7A07501C">
        <w:rPr/>
        <w:t xml:space="preserve">he set deadline, and communicate any difficulties to complete the task with the team at least 3 days before the deadline. </w:t>
      </w:r>
    </w:p>
    <w:p w:rsidR="01E68120" w:rsidP="1E217B01" w:rsidRDefault="01E68120" w14:paraId="3AE9A386" w14:textId="37DB43C8">
      <w:pPr>
        <w:pStyle w:val="BodyText"/>
        <w:suppressLineNumbers w:val="0"/>
        <w:bidi w:val="0"/>
        <w:spacing w:before="0" w:beforeAutospacing="off" w:after="0" w:afterAutospacing="off" w:line="276" w:lineRule="auto"/>
        <w:ind w:left="0" w:right="0"/>
        <w:jc w:val="left"/>
      </w:pPr>
      <w:r w:rsidRPr="1E217B01" w:rsidR="01E68120">
        <w:rPr>
          <w:b w:val="1"/>
          <w:bCs w:val="1"/>
          <w:color w:val="auto"/>
        </w:rPr>
        <w:t>Decision making:</w:t>
      </w:r>
    </w:p>
    <w:p w:rsidR="38988F83" w:rsidP="38988F83" w:rsidRDefault="77E8BD11" w14:paraId="49548E09" w14:textId="0053E3C6">
      <w:pPr>
        <w:pStyle w:val="BodyText"/>
        <w:spacing w:after="0"/>
        <w:ind w:left="360" w:hanging="270"/>
        <w:rPr>
          <w:color w:val="A33E03" w:themeColor="accent3"/>
        </w:rPr>
      </w:pPr>
      <w:r w:rsidR="77E8BD11">
        <w:rPr/>
        <w:t>Budget and any design details that stray from what was originally agreed upon need to be made as a whole.</w:t>
      </w:r>
    </w:p>
    <w:p w:rsidR="1E217B01" w:rsidP="1E217B01" w:rsidRDefault="1E217B01" w14:paraId="52FAF755" w14:textId="6B77E37B">
      <w:pPr>
        <w:pStyle w:val="Heading5"/>
        <w:rPr/>
      </w:pPr>
    </w:p>
    <w:p w:rsidR="0016011A" w:rsidP="1E217B01" w:rsidRDefault="0016011A" w14:paraId="119EA260" w14:textId="2919F213">
      <w:pPr>
        <w:pStyle w:val="Heading5"/>
        <w:spacing w:after="0"/>
        <w:ind/>
        <w:rPr/>
      </w:pPr>
      <w:r w:rsidR="3C8A4166">
        <w:rPr/>
        <w:t>Conflict Resolution Plan</w:t>
      </w:r>
      <w:r w:rsidR="41D00A5C">
        <w:rPr/>
        <w:t>:</w:t>
      </w:r>
    </w:p>
    <w:p w:rsidR="6E3BD80D" w:rsidP="1E217B01" w:rsidRDefault="6E3BD80D" w14:paraId="0D674663" w14:textId="40EA957A">
      <w:pPr>
        <w:pStyle w:val="BodyText"/>
        <w:spacing w:after="0"/>
        <w:ind w:left="360"/>
        <w:rPr>
          <w:rFonts w:ascii="Liberation Serif" w:hAnsi="Liberation Serif" w:eastAsia="Noto Serif CJK SC" w:cs="Noto Sans Devanagari"/>
          <w:color w:val="auto"/>
          <w:sz w:val="21"/>
          <w:szCs w:val="21"/>
          <w:lang w:eastAsia="zh-CN" w:bidi="hi-IN"/>
        </w:rPr>
      </w:pPr>
      <w:r w:rsidRPr="1E217B01" w:rsidR="6E3BD80D">
        <w:rPr>
          <w:rFonts w:ascii="Liberation Serif" w:hAnsi="Liberation Serif" w:eastAsia="Noto Serif CJK SC" w:cs="Noto Sans Devanagari"/>
          <w:color w:val="auto"/>
          <w:sz w:val="21"/>
          <w:szCs w:val="21"/>
          <w:lang w:eastAsia="zh-CN" w:bidi="hi-IN"/>
        </w:rPr>
        <w:t xml:space="preserve">Disagreement within the team can be handled using various levels of escalation. The first step is for the disagreeing teammates to have a private conversation. If conflict </w:t>
      </w:r>
      <w:r w:rsidRPr="1E217B01" w:rsidR="6E3BD80D">
        <w:rPr>
          <w:rFonts w:ascii="Liberation Serif" w:hAnsi="Liberation Serif" w:eastAsia="Noto Serif CJK SC" w:cs="Noto Sans Devanagari"/>
          <w:color w:val="auto"/>
          <w:sz w:val="21"/>
          <w:szCs w:val="21"/>
          <w:lang w:eastAsia="zh-CN" w:bidi="hi-IN"/>
        </w:rPr>
        <w:t>remains</w:t>
      </w:r>
      <w:r w:rsidRPr="1E217B01" w:rsidR="6E3BD80D">
        <w:rPr>
          <w:rFonts w:ascii="Liberation Serif" w:hAnsi="Liberation Serif" w:eastAsia="Noto Serif CJK SC" w:cs="Noto Sans Devanagari"/>
          <w:color w:val="auto"/>
          <w:sz w:val="21"/>
          <w:szCs w:val="21"/>
          <w:lang w:eastAsia="zh-CN" w:bidi="hi-IN"/>
        </w:rPr>
        <w:t xml:space="preserve"> unresolved, </w:t>
      </w:r>
      <w:r w:rsidRPr="1E217B01" w:rsidR="6E3BD80D">
        <w:rPr>
          <w:rFonts w:ascii="Liberation Serif" w:hAnsi="Liberation Serif" w:eastAsia="Noto Serif CJK SC" w:cs="Noto Sans Devanagari"/>
          <w:color w:val="auto"/>
          <w:sz w:val="21"/>
          <w:szCs w:val="21"/>
          <w:lang w:eastAsia="zh-CN" w:bidi="hi-IN"/>
        </w:rPr>
        <w:t>other</w:t>
      </w:r>
      <w:r w:rsidRPr="1E217B01" w:rsidR="6E3BD80D">
        <w:rPr>
          <w:rFonts w:ascii="Liberation Serif" w:hAnsi="Liberation Serif" w:eastAsia="Noto Serif CJK SC" w:cs="Noto Sans Devanagari"/>
          <w:color w:val="auto"/>
          <w:sz w:val="21"/>
          <w:szCs w:val="21"/>
          <w:lang w:eastAsia="zh-CN" w:bidi="hi-IN"/>
        </w:rPr>
        <w:t xml:space="preserve"> teammates can act </w:t>
      </w:r>
      <w:r w:rsidRPr="1E217B01" w:rsidR="205E8A76">
        <w:rPr>
          <w:rFonts w:ascii="Liberation Serif" w:hAnsi="Liberation Serif" w:eastAsia="Noto Serif CJK SC" w:cs="Noto Sans Devanagari"/>
          <w:color w:val="auto"/>
          <w:sz w:val="21"/>
          <w:szCs w:val="21"/>
          <w:lang w:eastAsia="zh-CN" w:bidi="hi-IN"/>
        </w:rPr>
        <w:t xml:space="preserve">as mediators in the conversation. If the </w:t>
      </w:r>
      <w:r w:rsidRPr="1E217B01" w:rsidR="205E8A76">
        <w:rPr>
          <w:rFonts w:ascii="Liberation Serif" w:hAnsi="Liberation Serif" w:eastAsia="Noto Serif CJK SC" w:cs="Noto Sans Devanagari"/>
          <w:color w:val="auto"/>
          <w:sz w:val="21"/>
          <w:szCs w:val="21"/>
          <w:lang w:eastAsia="zh-CN" w:bidi="hi-IN"/>
        </w:rPr>
        <w:t>previous</w:t>
      </w:r>
      <w:r w:rsidRPr="1E217B01" w:rsidR="205E8A76">
        <w:rPr>
          <w:rFonts w:ascii="Liberation Serif" w:hAnsi="Liberation Serif" w:eastAsia="Noto Serif CJK SC" w:cs="Noto Sans Devanagari"/>
          <w:color w:val="auto"/>
          <w:sz w:val="21"/>
          <w:szCs w:val="21"/>
          <w:lang w:eastAsia="zh-CN" w:bidi="hi-IN"/>
        </w:rPr>
        <w:t xml:space="preserve"> step does not help, the course TA can be </w:t>
      </w:r>
      <w:r w:rsidRPr="1E217B01" w:rsidR="70D7968A">
        <w:rPr>
          <w:rFonts w:ascii="Liberation Serif" w:hAnsi="Liberation Serif" w:eastAsia="Noto Serif CJK SC" w:cs="Noto Sans Devanagari"/>
          <w:color w:val="auto"/>
          <w:sz w:val="21"/>
          <w:szCs w:val="21"/>
          <w:lang w:eastAsia="zh-CN" w:bidi="hi-IN"/>
        </w:rPr>
        <w:t>involved</w:t>
      </w:r>
      <w:r w:rsidRPr="1E217B01" w:rsidR="205E8A76">
        <w:rPr>
          <w:rFonts w:ascii="Liberation Serif" w:hAnsi="Liberation Serif" w:eastAsia="Noto Serif CJK SC" w:cs="Noto Sans Devanagari"/>
          <w:color w:val="auto"/>
          <w:sz w:val="21"/>
          <w:szCs w:val="21"/>
          <w:lang w:eastAsia="zh-CN" w:bidi="hi-IN"/>
        </w:rPr>
        <w:t xml:space="preserve">. Finally, </w:t>
      </w:r>
      <w:r w:rsidRPr="1E217B01" w:rsidR="5E36201E">
        <w:rPr>
          <w:rFonts w:ascii="Liberation Serif" w:hAnsi="Liberation Serif" w:eastAsia="Noto Serif CJK SC" w:cs="Noto Sans Devanagari"/>
          <w:color w:val="auto"/>
          <w:sz w:val="21"/>
          <w:szCs w:val="21"/>
          <w:lang w:eastAsia="zh-CN" w:bidi="hi-IN"/>
        </w:rPr>
        <w:t xml:space="preserve">the team can request to meet with a </w:t>
      </w:r>
      <w:r w:rsidRPr="1E217B01" w:rsidR="5E36201E">
        <w:rPr>
          <w:rFonts w:ascii="Liberation Serif" w:hAnsi="Liberation Serif" w:eastAsia="Noto Serif CJK SC" w:cs="Noto Sans Devanagari"/>
          <w:color w:val="auto"/>
          <w:sz w:val="21"/>
          <w:szCs w:val="21"/>
          <w:lang w:eastAsia="zh-CN" w:bidi="hi-IN"/>
        </w:rPr>
        <w:t>member(</w:t>
      </w:r>
      <w:r w:rsidRPr="1E217B01" w:rsidR="5E36201E">
        <w:rPr>
          <w:rFonts w:ascii="Liberation Serif" w:hAnsi="Liberation Serif" w:eastAsia="Noto Serif CJK SC" w:cs="Noto Sans Devanagari"/>
          <w:color w:val="auto"/>
          <w:sz w:val="21"/>
          <w:szCs w:val="21"/>
          <w:lang w:eastAsia="zh-CN" w:bidi="hi-IN"/>
        </w:rPr>
        <w:t>s) of the course instruction team to mediate the conflict</w:t>
      </w:r>
      <w:r w:rsidRPr="1E217B01" w:rsidR="10B18042">
        <w:rPr>
          <w:rFonts w:ascii="Liberation Serif" w:hAnsi="Liberation Serif" w:eastAsia="Noto Serif CJK SC" w:cs="Noto Sans Devanagari"/>
          <w:color w:val="auto"/>
          <w:sz w:val="21"/>
          <w:szCs w:val="21"/>
          <w:lang w:eastAsia="zh-CN" w:bidi="hi-IN"/>
        </w:rPr>
        <w:t xml:space="preserve">. The recommendation would be to handle </w:t>
      </w:r>
      <w:r w:rsidRPr="1E217B01" w:rsidR="0D402B09">
        <w:rPr>
          <w:rFonts w:ascii="Liberation Serif" w:hAnsi="Liberation Serif" w:eastAsia="Noto Serif CJK SC" w:cs="Noto Sans Devanagari"/>
          <w:color w:val="auto"/>
          <w:sz w:val="21"/>
          <w:szCs w:val="21"/>
          <w:lang w:eastAsia="zh-CN" w:bidi="hi-IN"/>
        </w:rPr>
        <w:t>conflicts as soon as they arise, preferably within two weeks of when disagreement occurs.</w:t>
      </w:r>
    </w:p>
    <w:p w:rsidR="00476C87" w:rsidP="001A1BCC" w:rsidRDefault="30B77883" w14:paraId="676EC4BD" w14:textId="46C16456">
      <w:pPr>
        <w:pStyle w:val="Heading5"/>
        <w:rPr>
          <w:color w:val="A33E03" w:themeColor="accent3"/>
        </w:rPr>
      </w:pPr>
      <w:r w:rsidR="30B77883">
        <w:rPr/>
        <w:t xml:space="preserve">Other </w:t>
      </w:r>
      <w:r w:rsidR="3AA4AFBD">
        <w:rPr/>
        <w:t>Expected</w:t>
      </w:r>
      <w:r w:rsidR="74FBA6E8">
        <w:rPr/>
        <w:t xml:space="preserve"> Team Issues and How to Handle Them: </w:t>
      </w:r>
    </w:p>
    <w:p w:rsidR="1E217B01" w:rsidP="1E217B01" w:rsidRDefault="1E217B01" w14:paraId="15FC5FD4" w14:textId="45E08D11">
      <w:pPr>
        <w:pStyle w:val="BodyText"/>
        <w:spacing w:after="0"/>
        <w:rPr>
          <w:color w:val="A33E03" w:themeColor="accent3" w:themeTint="FF" w:themeShade="FF"/>
        </w:rPr>
      </w:pPr>
    </w:p>
    <w:p w:rsidR="5E538A06" w:rsidP="1E217B01" w:rsidRDefault="5E538A06" w14:paraId="3A9B926F" w14:textId="590F951E">
      <w:pPr>
        <w:pStyle w:val="BodyText"/>
        <w:suppressLineNumbers w:val="0"/>
        <w:bidi w:val="0"/>
        <w:spacing w:before="0" w:beforeAutospacing="off" w:after="0" w:afterAutospacing="off" w:line="276" w:lineRule="auto"/>
        <w:ind w:left="0" w:right="0"/>
        <w:jc w:val="left"/>
        <w:rPr>
          <w:rFonts w:ascii="Liberation Serif" w:hAnsi="Liberation Serif" w:eastAsia="Noto Serif CJK SC" w:cs="Noto Sans Devanagari"/>
          <w:color w:val="auto"/>
          <w:sz w:val="21"/>
          <w:szCs w:val="21"/>
          <w:lang w:eastAsia="zh-CN" w:bidi="hi-IN"/>
        </w:rPr>
      </w:pPr>
      <w:r w:rsidRPr="1E217B01" w:rsidR="5E538A06">
        <w:rPr>
          <w:rFonts w:ascii="Liberation Serif" w:hAnsi="Liberation Serif" w:eastAsia="Noto Serif CJK SC" w:cs="Noto Sans Devanagari"/>
          <w:color w:val="auto"/>
          <w:sz w:val="21"/>
          <w:szCs w:val="21"/>
          <w:lang w:eastAsia="zh-CN" w:bidi="hi-IN"/>
        </w:rPr>
        <w:t xml:space="preserve">Issue </w:t>
      </w:r>
      <w:r w:rsidRPr="1E217B01" w:rsidR="43123EB5">
        <w:rPr>
          <w:rFonts w:ascii="Liberation Serif" w:hAnsi="Liberation Serif" w:eastAsia="Noto Serif CJK SC" w:cs="Noto Sans Devanagari"/>
          <w:color w:val="auto"/>
          <w:sz w:val="21"/>
          <w:szCs w:val="21"/>
          <w:lang w:eastAsia="zh-CN" w:bidi="hi-IN"/>
        </w:rPr>
        <w:t xml:space="preserve">1: </w:t>
      </w:r>
      <w:r w:rsidRPr="1E217B01" w:rsidR="43123EB5">
        <w:rPr>
          <w:rFonts w:ascii="Liberation Serif" w:hAnsi="Liberation Serif" w:eastAsia="Noto Serif CJK SC" w:cs="Noto Sans Devanagari"/>
          <w:color w:val="auto"/>
          <w:sz w:val="21"/>
          <w:szCs w:val="21"/>
          <w:lang w:eastAsia="zh-CN" w:bidi="hi-IN"/>
        </w:rPr>
        <w:t>Disagree</w:t>
      </w:r>
      <w:r w:rsidRPr="1E217B01" w:rsidR="43123EB5">
        <w:rPr>
          <w:rFonts w:ascii="Liberation Serif" w:hAnsi="Liberation Serif" w:eastAsia="Noto Serif CJK SC" w:cs="Noto Sans Devanagari"/>
          <w:color w:val="auto"/>
          <w:sz w:val="21"/>
          <w:szCs w:val="21"/>
          <w:lang w:eastAsia="zh-CN" w:bidi="hi-IN"/>
        </w:rPr>
        <w:t xml:space="preserve"> on which </w:t>
      </w:r>
      <w:r w:rsidRPr="1E217B01" w:rsidR="43123EB5">
        <w:rPr>
          <w:rFonts w:ascii="Liberation Serif" w:hAnsi="Liberation Serif" w:eastAsia="Noto Serif CJK SC" w:cs="Noto Sans Devanagari"/>
          <w:color w:val="auto"/>
          <w:sz w:val="21"/>
          <w:szCs w:val="21"/>
          <w:lang w:eastAsia="zh-CN" w:bidi="hi-IN"/>
        </w:rPr>
        <w:t>component</w:t>
      </w:r>
      <w:r w:rsidRPr="1E217B01" w:rsidR="43123EB5">
        <w:rPr>
          <w:rFonts w:ascii="Liberation Serif" w:hAnsi="Liberation Serif" w:eastAsia="Noto Serif CJK SC" w:cs="Noto Sans Devanagari"/>
          <w:color w:val="auto"/>
          <w:sz w:val="21"/>
          <w:szCs w:val="21"/>
          <w:lang w:eastAsia="zh-CN" w:bidi="hi-IN"/>
        </w:rPr>
        <w:t xml:space="preserve"> to choose/purchase to meet specifications.</w:t>
      </w:r>
    </w:p>
    <w:p w:rsidR="43123EB5" w:rsidP="1E217B01" w:rsidRDefault="43123EB5" w14:paraId="3FB58D39" w14:textId="4A25F926">
      <w:pPr>
        <w:pStyle w:val="BodyText"/>
        <w:spacing w:after="0"/>
        <w:rPr>
          <w:rFonts w:ascii="Liberation Serif" w:hAnsi="Liberation Serif" w:eastAsia="Noto Serif CJK SC" w:cs="Noto Sans Devanagari"/>
          <w:color w:val="auto"/>
          <w:sz w:val="21"/>
          <w:szCs w:val="21"/>
          <w:lang w:eastAsia="zh-CN" w:bidi="hi-IN"/>
        </w:rPr>
      </w:pPr>
      <w:r w:rsidRPr="1E217B01" w:rsidR="43123EB5">
        <w:rPr>
          <w:rFonts w:ascii="Liberation Serif" w:hAnsi="Liberation Serif" w:eastAsia="Noto Serif CJK SC" w:cs="Noto Sans Devanagari"/>
          <w:color w:val="auto"/>
          <w:sz w:val="21"/>
          <w:szCs w:val="21"/>
          <w:lang w:eastAsia="zh-CN" w:bidi="hi-IN"/>
        </w:rPr>
        <w:t>Solution</w:t>
      </w:r>
      <w:r w:rsidRPr="1E217B01" w:rsidR="43123EB5">
        <w:rPr>
          <w:rFonts w:ascii="Liberation Serif" w:hAnsi="Liberation Serif" w:eastAsia="Noto Serif CJK SC" w:cs="Noto Sans Devanagari"/>
          <w:color w:val="auto"/>
          <w:sz w:val="21"/>
          <w:szCs w:val="21"/>
          <w:lang w:eastAsia="zh-CN" w:bidi="hi-IN"/>
        </w:rPr>
        <w:t>: Agree</w:t>
      </w:r>
      <w:r w:rsidRPr="1E217B01" w:rsidR="43123EB5">
        <w:rPr>
          <w:rFonts w:ascii="Liberation Serif" w:hAnsi="Liberation Serif" w:eastAsia="Noto Serif CJK SC" w:cs="Noto Sans Devanagari"/>
          <w:color w:val="auto"/>
          <w:sz w:val="21"/>
          <w:szCs w:val="21"/>
          <w:lang w:eastAsia="zh-CN" w:bidi="hi-IN"/>
        </w:rPr>
        <w:t xml:space="preserve"> upon a weighted decision matrix whose scores can be </w:t>
      </w:r>
      <w:r w:rsidRPr="1E217B01" w:rsidR="43123EB5">
        <w:rPr>
          <w:rFonts w:ascii="Liberation Serif" w:hAnsi="Liberation Serif" w:eastAsia="Noto Serif CJK SC" w:cs="Noto Sans Devanagari"/>
          <w:color w:val="auto"/>
          <w:sz w:val="21"/>
          <w:szCs w:val="21"/>
          <w:lang w:eastAsia="zh-CN" w:bidi="hi-IN"/>
        </w:rPr>
        <w:t>utilize</w:t>
      </w:r>
      <w:r w:rsidRPr="1E217B01" w:rsidR="290C59A3">
        <w:rPr>
          <w:rFonts w:ascii="Liberation Serif" w:hAnsi="Liberation Serif" w:eastAsia="Noto Serif CJK SC" w:cs="Noto Sans Devanagari"/>
          <w:color w:val="auto"/>
          <w:sz w:val="21"/>
          <w:szCs w:val="21"/>
          <w:lang w:eastAsia="zh-CN" w:bidi="hi-IN"/>
        </w:rPr>
        <w:t>d</w:t>
      </w:r>
      <w:r w:rsidRPr="1E217B01" w:rsidR="290C59A3">
        <w:rPr>
          <w:rFonts w:ascii="Liberation Serif" w:hAnsi="Liberation Serif" w:eastAsia="Noto Serif CJK SC" w:cs="Noto Sans Devanagari"/>
          <w:color w:val="auto"/>
          <w:sz w:val="21"/>
          <w:szCs w:val="21"/>
          <w:lang w:eastAsia="zh-CN" w:bidi="hi-IN"/>
        </w:rPr>
        <w:t xml:space="preserve"> to make the final decision on the </w:t>
      </w:r>
      <w:r w:rsidRPr="1E217B01" w:rsidR="290C59A3">
        <w:rPr>
          <w:rFonts w:ascii="Liberation Serif" w:hAnsi="Liberation Serif" w:eastAsia="Noto Serif CJK SC" w:cs="Noto Sans Devanagari"/>
          <w:color w:val="auto"/>
          <w:sz w:val="21"/>
          <w:szCs w:val="21"/>
          <w:lang w:eastAsia="zh-CN" w:bidi="hi-IN"/>
        </w:rPr>
        <w:t>component</w:t>
      </w:r>
      <w:r w:rsidRPr="1E217B01" w:rsidR="290C59A3">
        <w:rPr>
          <w:rFonts w:ascii="Liberation Serif" w:hAnsi="Liberation Serif" w:eastAsia="Noto Serif CJK SC" w:cs="Noto Sans Devanagari"/>
          <w:color w:val="auto"/>
          <w:sz w:val="21"/>
          <w:szCs w:val="21"/>
          <w:lang w:eastAsia="zh-CN" w:bidi="hi-IN"/>
        </w:rPr>
        <w:t xml:space="preserve"> to </w:t>
      </w:r>
      <w:r w:rsidRPr="1E217B01" w:rsidR="290C59A3">
        <w:rPr>
          <w:rFonts w:ascii="Liberation Serif" w:hAnsi="Liberation Serif" w:eastAsia="Noto Serif CJK SC" w:cs="Noto Sans Devanagari"/>
          <w:color w:val="auto"/>
          <w:sz w:val="21"/>
          <w:szCs w:val="21"/>
          <w:lang w:eastAsia="zh-CN" w:bidi="hi-IN"/>
        </w:rPr>
        <w:t>purchase</w:t>
      </w:r>
      <w:r w:rsidRPr="1E217B01" w:rsidR="290C59A3">
        <w:rPr>
          <w:rFonts w:ascii="Liberation Serif" w:hAnsi="Liberation Serif" w:eastAsia="Noto Serif CJK SC" w:cs="Noto Sans Devanagari"/>
          <w:color w:val="auto"/>
          <w:sz w:val="21"/>
          <w:szCs w:val="21"/>
          <w:lang w:eastAsia="zh-CN" w:bidi="hi-IN"/>
        </w:rPr>
        <w:t>.</w:t>
      </w:r>
    </w:p>
    <w:p w:rsidR="1E217B01" w:rsidP="1E217B01" w:rsidRDefault="1E217B01" w14:paraId="4E4E4A3F" w14:textId="4993D482">
      <w:pPr>
        <w:pStyle w:val="BodyText"/>
        <w:spacing w:after="0"/>
        <w:rPr>
          <w:rFonts w:ascii="Liberation Serif" w:hAnsi="Liberation Serif" w:eastAsia="Noto Serif CJK SC" w:cs="Noto Sans Devanagari"/>
          <w:color w:val="auto"/>
          <w:sz w:val="21"/>
          <w:szCs w:val="21"/>
          <w:lang w:eastAsia="zh-CN" w:bidi="hi-IN"/>
        </w:rPr>
      </w:pPr>
    </w:p>
    <w:p w:rsidR="2D35B490" w:rsidP="1E217B01" w:rsidRDefault="2D35B490" w14:paraId="4F7F1BD0" w14:textId="43D6E65F">
      <w:pPr>
        <w:pStyle w:val="BodyText"/>
        <w:suppressLineNumbers w:val="0"/>
        <w:bidi w:val="0"/>
        <w:spacing w:before="0" w:beforeAutospacing="off" w:after="0" w:afterAutospacing="off" w:line="276" w:lineRule="auto"/>
        <w:ind w:left="0" w:right="0"/>
        <w:jc w:val="left"/>
        <w:rPr>
          <w:rFonts w:ascii="Liberation Serif" w:hAnsi="Liberation Serif" w:eastAsia="Noto Serif CJK SC" w:cs="Noto Sans Devanagari"/>
          <w:color w:val="auto"/>
          <w:sz w:val="21"/>
          <w:szCs w:val="21"/>
          <w:lang w:eastAsia="zh-CN" w:bidi="hi-IN"/>
        </w:rPr>
      </w:pPr>
      <w:r w:rsidRPr="1E217B01" w:rsidR="2D35B490">
        <w:rPr>
          <w:rFonts w:ascii="Liberation Serif" w:hAnsi="Liberation Serif" w:eastAsia="Noto Serif CJK SC" w:cs="Noto Sans Devanagari"/>
          <w:color w:val="auto"/>
          <w:sz w:val="21"/>
          <w:szCs w:val="21"/>
          <w:lang w:eastAsia="zh-CN" w:bidi="hi-IN"/>
        </w:rPr>
        <w:t xml:space="preserve">Issue </w:t>
      </w:r>
      <w:r w:rsidRPr="1E217B01" w:rsidR="290C59A3">
        <w:rPr>
          <w:rFonts w:ascii="Liberation Serif" w:hAnsi="Liberation Serif" w:eastAsia="Noto Serif CJK SC" w:cs="Noto Sans Devanagari"/>
          <w:color w:val="auto"/>
          <w:sz w:val="21"/>
          <w:szCs w:val="21"/>
          <w:lang w:eastAsia="zh-CN" w:bidi="hi-IN"/>
        </w:rPr>
        <w:t>2: Task deadline not met.</w:t>
      </w:r>
    </w:p>
    <w:p w:rsidR="290C59A3" w:rsidP="1E217B01" w:rsidRDefault="290C59A3" w14:paraId="71ED0461" w14:textId="3BDAED60">
      <w:pPr>
        <w:pStyle w:val="BodyText"/>
        <w:spacing w:after="0"/>
        <w:rPr>
          <w:color w:val="A33E03" w:themeColor="accent3" w:themeTint="FF" w:themeShade="FF"/>
        </w:rPr>
      </w:pPr>
      <w:r w:rsidRPr="1E217B01" w:rsidR="290C59A3">
        <w:rPr>
          <w:rFonts w:ascii="Liberation Serif" w:hAnsi="Liberation Serif" w:eastAsia="Noto Serif CJK SC" w:cs="Noto Sans Devanagari"/>
          <w:color w:val="auto"/>
          <w:sz w:val="21"/>
          <w:szCs w:val="21"/>
          <w:lang w:eastAsia="zh-CN" w:bidi="hi-IN"/>
        </w:rPr>
        <w:t xml:space="preserve">Solution: Perform root-cause analysis on why </w:t>
      </w:r>
      <w:r w:rsidRPr="1E217B01" w:rsidR="746E768B">
        <w:rPr>
          <w:rFonts w:ascii="Liberation Serif" w:hAnsi="Liberation Serif" w:eastAsia="Noto Serif CJK SC" w:cs="Noto Sans Devanagari"/>
          <w:color w:val="auto"/>
          <w:sz w:val="21"/>
          <w:szCs w:val="21"/>
          <w:lang w:eastAsia="zh-CN" w:bidi="hi-IN"/>
        </w:rPr>
        <w:t xml:space="preserve">specific </w:t>
      </w:r>
      <w:r w:rsidRPr="1E217B01" w:rsidR="290C59A3">
        <w:rPr>
          <w:rFonts w:ascii="Liberation Serif" w:hAnsi="Liberation Serif" w:eastAsia="Noto Serif CJK SC" w:cs="Noto Sans Devanagari"/>
          <w:color w:val="auto"/>
          <w:sz w:val="21"/>
          <w:szCs w:val="21"/>
          <w:lang w:eastAsia="zh-CN" w:bidi="hi-IN"/>
        </w:rPr>
        <w:t xml:space="preserve">task </w:t>
      </w:r>
      <w:r w:rsidRPr="1E217B01" w:rsidR="290C59A3">
        <w:rPr>
          <w:rFonts w:ascii="Liberation Serif" w:hAnsi="Liberation Serif" w:eastAsia="Noto Serif CJK SC" w:cs="Noto Sans Devanagari"/>
          <w:color w:val="auto"/>
          <w:sz w:val="21"/>
          <w:szCs w:val="21"/>
          <w:lang w:eastAsia="zh-CN" w:bidi="hi-IN"/>
        </w:rPr>
        <w:t>is</w:t>
      </w:r>
      <w:r w:rsidRPr="1E217B01" w:rsidR="290C59A3">
        <w:rPr>
          <w:rFonts w:ascii="Liberation Serif" w:hAnsi="Liberation Serif" w:eastAsia="Noto Serif CJK SC" w:cs="Noto Sans Devanagari"/>
          <w:color w:val="auto"/>
          <w:sz w:val="21"/>
          <w:szCs w:val="21"/>
          <w:lang w:eastAsia="zh-CN" w:bidi="hi-IN"/>
        </w:rPr>
        <w:t xml:space="preserve"> not </w:t>
      </w:r>
      <w:r w:rsidRPr="1E217B01" w:rsidR="290C59A3">
        <w:rPr>
          <w:rFonts w:ascii="Liberation Serif" w:hAnsi="Liberation Serif" w:eastAsia="Noto Serif CJK SC" w:cs="Noto Sans Devanagari"/>
          <w:color w:val="auto"/>
          <w:sz w:val="21"/>
          <w:szCs w:val="21"/>
          <w:lang w:eastAsia="zh-CN" w:bidi="hi-IN"/>
        </w:rPr>
        <w:t>accomplished</w:t>
      </w:r>
      <w:r w:rsidRPr="1E217B01" w:rsidR="290C59A3">
        <w:rPr>
          <w:rFonts w:ascii="Liberation Serif" w:hAnsi="Liberation Serif" w:eastAsia="Noto Serif CJK SC" w:cs="Noto Sans Devanagari"/>
          <w:color w:val="auto"/>
          <w:sz w:val="21"/>
          <w:szCs w:val="21"/>
          <w:lang w:eastAsia="zh-CN" w:bidi="hi-IN"/>
        </w:rPr>
        <w:t xml:space="preserve"> in time. D</w:t>
      </w:r>
      <w:r w:rsidRPr="1E217B01" w:rsidR="290C59A3">
        <w:rPr>
          <w:rFonts w:ascii="Liberation Serif" w:hAnsi="Liberation Serif" w:eastAsia="Noto Serif CJK SC" w:cs="Noto Sans Devanagari"/>
          <w:color w:val="auto"/>
          <w:sz w:val="21"/>
          <w:szCs w:val="21"/>
          <w:lang w:eastAsia="zh-CN" w:bidi="hi-IN"/>
        </w:rPr>
        <w:t>o n</w:t>
      </w:r>
      <w:r w:rsidRPr="1E217B01" w:rsidR="290C59A3">
        <w:rPr>
          <w:rFonts w:ascii="Liberation Serif" w:hAnsi="Liberation Serif" w:eastAsia="Noto Serif CJK SC" w:cs="Noto Sans Devanagari"/>
          <w:color w:val="auto"/>
          <w:sz w:val="21"/>
          <w:szCs w:val="21"/>
          <w:lang w:eastAsia="zh-CN" w:bidi="hi-IN"/>
        </w:rPr>
        <w:t>o</w:t>
      </w:r>
      <w:r w:rsidRPr="1E217B01" w:rsidR="290C59A3">
        <w:rPr>
          <w:rFonts w:ascii="Liberation Serif" w:hAnsi="Liberation Serif" w:eastAsia="Noto Serif CJK SC" w:cs="Noto Sans Devanagari"/>
          <w:color w:val="auto"/>
          <w:sz w:val="21"/>
          <w:szCs w:val="21"/>
          <w:lang w:eastAsia="zh-CN" w:bidi="hi-IN"/>
        </w:rPr>
        <w:t xml:space="preserve">t </w:t>
      </w:r>
      <w:r w:rsidRPr="1E217B01" w:rsidR="7D2DC350">
        <w:rPr>
          <w:rFonts w:ascii="Liberation Serif" w:hAnsi="Liberation Serif" w:eastAsia="Noto Serif CJK SC" w:cs="Noto Sans Devanagari"/>
          <w:color w:val="auto"/>
          <w:sz w:val="21"/>
          <w:szCs w:val="21"/>
          <w:lang w:eastAsia="zh-CN" w:bidi="hi-IN"/>
        </w:rPr>
        <w:t>immed</w:t>
      </w:r>
      <w:r w:rsidRPr="1E217B01" w:rsidR="7D2DC350">
        <w:rPr>
          <w:rFonts w:ascii="Liberation Serif" w:hAnsi="Liberation Serif" w:eastAsia="Noto Serif CJK SC" w:cs="Noto Sans Devanagari"/>
          <w:color w:val="auto"/>
          <w:sz w:val="21"/>
          <w:szCs w:val="21"/>
          <w:lang w:eastAsia="zh-CN" w:bidi="hi-IN"/>
        </w:rPr>
        <w:t>iat</w:t>
      </w:r>
      <w:r w:rsidRPr="1E217B01" w:rsidR="7D2DC350">
        <w:rPr>
          <w:rFonts w:ascii="Liberation Serif" w:hAnsi="Liberation Serif" w:eastAsia="Noto Serif CJK SC" w:cs="Noto Sans Devanagari"/>
          <w:color w:val="auto"/>
          <w:sz w:val="21"/>
          <w:szCs w:val="21"/>
          <w:lang w:eastAsia="zh-CN" w:bidi="hi-IN"/>
        </w:rPr>
        <w:t>e</w:t>
      </w:r>
      <w:r w:rsidRPr="1E217B01" w:rsidR="7D2DC350">
        <w:rPr>
          <w:rFonts w:ascii="Liberation Serif" w:hAnsi="Liberation Serif" w:eastAsia="Noto Serif CJK SC" w:cs="Noto Sans Devanagari"/>
          <w:color w:val="auto"/>
          <w:sz w:val="21"/>
          <w:szCs w:val="21"/>
          <w:lang w:eastAsia="zh-CN" w:bidi="hi-IN"/>
        </w:rPr>
        <w:t>ly</w:t>
      </w:r>
      <w:r w:rsidRPr="1E217B01" w:rsidR="7D2DC350">
        <w:rPr>
          <w:rFonts w:ascii="Liberation Serif" w:hAnsi="Liberation Serif" w:eastAsia="Noto Serif CJK SC" w:cs="Noto Sans Devanagari"/>
          <w:color w:val="auto"/>
          <w:sz w:val="21"/>
          <w:szCs w:val="21"/>
          <w:lang w:eastAsia="zh-CN" w:bidi="hi-IN"/>
        </w:rPr>
        <w:t xml:space="preserve"> </w:t>
      </w:r>
      <w:r w:rsidRPr="1E217B01" w:rsidR="290C59A3">
        <w:rPr>
          <w:rFonts w:ascii="Liberation Serif" w:hAnsi="Liberation Serif" w:eastAsia="Noto Serif CJK SC" w:cs="Noto Sans Devanagari"/>
          <w:color w:val="auto"/>
          <w:sz w:val="21"/>
          <w:szCs w:val="21"/>
          <w:lang w:eastAsia="zh-CN" w:bidi="hi-IN"/>
        </w:rPr>
        <w:t xml:space="preserve">blame </w:t>
      </w:r>
      <w:r w:rsidRPr="1E217B01" w:rsidR="5B0259D0">
        <w:rPr>
          <w:rFonts w:ascii="Liberation Serif" w:hAnsi="Liberation Serif" w:eastAsia="Noto Serif CJK SC" w:cs="Noto Sans Devanagari"/>
          <w:color w:val="auto"/>
          <w:sz w:val="21"/>
          <w:szCs w:val="21"/>
          <w:lang w:eastAsia="zh-CN" w:bidi="hi-IN"/>
        </w:rPr>
        <w:t xml:space="preserve">the responsible </w:t>
      </w:r>
      <w:r w:rsidRPr="1E217B01" w:rsidR="290C59A3">
        <w:rPr>
          <w:rFonts w:ascii="Liberation Serif" w:hAnsi="Liberation Serif" w:eastAsia="Noto Serif CJK SC" w:cs="Noto Sans Devanagari"/>
          <w:color w:val="auto"/>
          <w:sz w:val="21"/>
          <w:szCs w:val="21"/>
          <w:lang w:eastAsia="zh-CN" w:bidi="hi-IN"/>
        </w:rPr>
        <w:t>teammate(</w:t>
      </w:r>
      <w:r w:rsidRPr="1E217B01" w:rsidR="36B7B758">
        <w:rPr>
          <w:rFonts w:ascii="Liberation Serif" w:hAnsi="Liberation Serif" w:eastAsia="Noto Serif CJK SC" w:cs="Noto Sans Devanagari"/>
          <w:color w:val="auto"/>
          <w:sz w:val="21"/>
          <w:szCs w:val="21"/>
          <w:lang w:eastAsia="zh-CN" w:bidi="hi-IN"/>
        </w:rPr>
        <w:t>s</w:t>
      </w:r>
      <w:r w:rsidRPr="1E217B01" w:rsidR="290C59A3">
        <w:rPr>
          <w:rFonts w:ascii="Liberation Serif" w:hAnsi="Liberation Serif" w:eastAsia="Noto Serif CJK SC" w:cs="Noto Sans Devanagari"/>
          <w:color w:val="auto"/>
          <w:sz w:val="21"/>
          <w:szCs w:val="21"/>
          <w:lang w:eastAsia="zh-CN" w:bidi="hi-IN"/>
        </w:rPr>
        <w:t>)</w:t>
      </w:r>
      <w:r w:rsidRPr="1E217B01" w:rsidR="7FD93E8A">
        <w:rPr>
          <w:rFonts w:ascii="Liberation Serif" w:hAnsi="Liberation Serif" w:eastAsia="Noto Serif CJK SC" w:cs="Noto Sans Devanagari"/>
          <w:color w:val="auto"/>
          <w:sz w:val="21"/>
          <w:szCs w:val="21"/>
          <w:lang w:eastAsia="zh-CN" w:bidi="hi-IN"/>
        </w:rPr>
        <w:t>'</w:t>
      </w:r>
      <w:r w:rsidRPr="1E217B01" w:rsidR="7FD93E8A">
        <w:rPr>
          <w:rFonts w:ascii="Liberation Serif" w:hAnsi="Liberation Serif" w:eastAsia="Noto Serif CJK SC" w:cs="Noto Sans Devanagari"/>
          <w:color w:val="auto"/>
          <w:sz w:val="21"/>
          <w:szCs w:val="21"/>
          <w:lang w:eastAsia="zh-CN" w:bidi="hi-IN"/>
        </w:rPr>
        <w:t xml:space="preserve"> personality issues.</w:t>
      </w:r>
      <w:r w:rsidRPr="1E217B01" w:rsidR="5C6DBC4C">
        <w:rPr>
          <w:rFonts w:ascii="Liberation Serif" w:hAnsi="Liberation Serif" w:eastAsia="Noto Serif CJK SC" w:cs="Noto Sans Devanagari"/>
          <w:color w:val="auto"/>
          <w:sz w:val="21"/>
          <w:szCs w:val="21"/>
          <w:lang w:eastAsia="zh-CN" w:bidi="hi-IN"/>
        </w:rPr>
        <w:t xml:space="preserve"> </w:t>
      </w:r>
      <w:r w:rsidRPr="1E217B01" w:rsidR="4E5228A9">
        <w:rPr>
          <w:rFonts w:ascii="Liberation Serif" w:hAnsi="Liberation Serif" w:eastAsia="Noto Serif CJK SC" w:cs="Noto Sans Devanagari"/>
          <w:color w:val="auto"/>
          <w:sz w:val="21"/>
          <w:szCs w:val="21"/>
          <w:lang w:eastAsia="zh-CN" w:bidi="hi-IN"/>
        </w:rPr>
        <w:t xml:space="preserve">Another prevention method is for the task owner to reach out to the team if they expect to not meet a deadline. </w:t>
      </w:r>
    </w:p>
    <w:p w:rsidR="00476C87" w:rsidP="74FBA6E8" w:rsidRDefault="00476C87" w14:paraId="7748DB7F" w14:textId="23BEC9A6">
      <w:pPr>
        <w:pStyle w:val="BodyText"/>
        <w:spacing w:after="0"/>
        <w:ind w:left="90"/>
        <w:rPr>
          <w:color w:val="A33E03" w:themeColor="accent3"/>
        </w:rPr>
      </w:pPr>
    </w:p>
    <w:p w:rsidR="00476C87" w:rsidP="001A1BCC" w:rsidRDefault="74FBA6E8" w14:paraId="492D1B53" w14:textId="486D871F">
      <w:pPr>
        <w:pStyle w:val="Heading5"/>
        <w:rPr/>
      </w:pPr>
      <w:r w:rsidR="74FBA6E8">
        <w:rPr/>
        <w:t xml:space="preserve">Project </w:t>
      </w:r>
      <w:r w:rsidR="77999A6B">
        <w:rPr/>
        <w:t>Identification</w:t>
      </w:r>
      <w:r w:rsidR="74FBA6E8">
        <w:rPr/>
        <w:t>:</w:t>
      </w:r>
    </w:p>
    <w:p w:rsidR="017634A8" w:rsidP="1E217B01" w:rsidRDefault="017634A8" w14:paraId="7483CCFD" w14:textId="46A15C50">
      <w:pPr>
        <w:pStyle w:val="BodyText"/>
        <w:suppressLineNumbers w:val="0"/>
        <w:bidi w:val="0"/>
        <w:spacing w:before="0" w:beforeAutospacing="off" w:after="120" w:afterAutospacing="off" w:line="276" w:lineRule="auto"/>
        <w:ind w:left="0" w:right="0"/>
        <w:jc w:val="left"/>
        <w:rPr>
          <w:rFonts w:ascii="Liberation Sans" w:hAnsi="Liberation Sans" w:eastAsia="Liberation Sans" w:cs="Liberation Sans"/>
          <w:b w:val="1"/>
          <w:bCs w:val="1"/>
        </w:rPr>
      </w:pPr>
      <w:r w:rsidRPr="1E217B01" w:rsidR="017634A8">
        <w:rPr>
          <w:rFonts w:ascii="Liberation Sans" w:hAnsi="Liberation Sans" w:eastAsia="Liberation Sans" w:cs="Liberation Sans"/>
          <w:b w:val="1"/>
          <w:bCs w:val="1"/>
        </w:rPr>
        <w:t>General product description:</w:t>
      </w:r>
    </w:p>
    <w:p w:rsidR="358BE452" w:rsidP="57276E99" w:rsidRDefault="226F6717" w14:paraId="2697861D" w14:textId="09B991A8">
      <w:pPr>
        <w:pStyle w:val="BodyText"/>
        <w:spacing w:after="120"/>
        <w:rPr>
          <w:rFonts w:ascii="Liberation Sans" w:hAnsi="Liberation Sans" w:eastAsia="Liberation Sans" w:cs="Liberation Sans"/>
        </w:rPr>
      </w:pPr>
      <w:r w:rsidRPr="656EE285" w:rsidR="7AFBD06E">
        <w:rPr>
          <w:rFonts w:ascii="Liberation Sans" w:hAnsi="Liberation Sans" w:eastAsia="Liberation Sans" w:cs="Liberation Sans"/>
        </w:rPr>
        <w:t xml:space="preserve">Our project is a </w:t>
      </w:r>
      <w:r w:rsidRPr="656EE285" w:rsidR="7AFBD06E">
        <w:rPr>
          <w:rFonts w:ascii="Liberation Sans" w:hAnsi="Liberation Sans" w:eastAsia="Liberation Sans" w:cs="Liberation Sans"/>
        </w:rPr>
        <w:t xml:space="preserve">solution that allows </w:t>
      </w:r>
      <w:r w:rsidRPr="656EE285" w:rsidR="7AFBD06E">
        <w:rPr>
          <w:rFonts w:ascii="Liberation Sans" w:hAnsi="Liberation Sans" w:eastAsia="Liberation Sans" w:cs="Liberation Sans"/>
        </w:rPr>
        <w:t xml:space="preserve">users to read a </w:t>
      </w:r>
      <w:r w:rsidRPr="656EE285" w:rsidR="7AFBD06E">
        <w:rPr>
          <w:rFonts w:ascii="Liberation Sans" w:hAnsi="Liberation Sans" w:eastAsia="Liberation Sans" w:cs="Liberation Sans"/>
        </w:rPr>
        <w:t>physical paper book</w:t>
      </w:r>
      <w:r w:rsidRPr="656EE285" w:rsidR="7AFBD06E">
        <w:rPr>
          <w:rFonts w:ascii="Liberation Sans" w:hAnsi="Liberation Sans" w:eastAsia="Liberation Sans" w:cs="Liberation Sans"/>
        </w:rPr>
        <w:t xml:space="preserve"> </w:t>
      </w:r>
      <w:r w:rsidRPr="656EE285" w:rsidR="7AFBD06E">
        <w:rPr>
          <w:rFonts w:ascii="Liberation Sans" w:hAnsi="Liberation Sans" w:eastAsia="Liberation Sans" w:cs="Liberation Sans"/>
        </w:rPr>
        <w:t xml:space="preserve">without </w:t>
      </w:r>
      <w:r w:rsidRPr="656EE285" w:rsidR="7AFBD06E">
        <w:rPr>
          <w:rFonts w:ascii="Liberation Sans" w:hAnsi="Liberation Sans" w:eastAsia="Liberation Sans" w:cs="Liberation Sans"/>
        </w:rPr>
        <w:t>using their hands</w:t>
      </w:r>
      <w:r w:rsidRPr="656EE285" w:rsidR="7AFBD06E">
        <w:rPr>
          <w:rFonts w:ascii="Liberation Sans" w:hAnsi="Liberation Sans" w:eastAsia="Liberation Sans" w:cs="Liberation Sans"/>
        </w:rPr>
        <w:t xml:space="preserve">. </w:t>
      </w:r>
      <w:r w:rsidRPr="656EE285" w:rsidR="7AFBD06E">
        <w:rPr>
          <w:rFonts w:ascii="Liberation Sans" w:hAnsi="Liberation Sans" w:eastAsia="Liberation Sans" w:cs="Liberation Sans"/>
        </w:rPr>
        <w:t xml:space="preserve">The solution consists of a </w:t>
      </w:r>
      <w:r w:rsidRPr="656EE285" w:rsidR="7D7A1B94">
        <w:rPr>
          <w:rFonts w:ascii="Liberation Sans" w:hAnsi="Liberation Sans" w:eastAsia="Liberation Sans" w:cs="Liberation Sans"/>
        </w:rPr>
        <w:t>vision</w:t>
      </w:r>
      <w:r w:rsidRPr="656EE285" w:rsidR="7D7A1B94">
        <w:rPr>
          <w:rFonts w:ascii="Liberation Sans" w:hAnsi="Liberation Sans" w:eastAsia="Liberation Sans" w:cs="Liberation Sans"/>
        </w:rPr>
        <w:t xml:space="preserve"> component</w:t>
      </w:r>
      <w:r w:rsidRPr="656EE285" w:rsidR="7D7A1B94">
        <w:rPr>
          <w:rFonts w:ascii="Liberation Sans" w:hAnsi="Liberation Sans" w:eastAsia="Liberation Sans" w:cs="Liberation Sans"/>
        </w:rPr>
        <w:t xml:space="preserve"> and a </w:t>
      </w:r>
      <w:r w:rsidRPr="656EE285" w:rsidR="7D7A1B94">
        <w:rPr>
          <w:rFonts w:ascii="Liberation Sans" w:hAnsi="Liberation Sans" w:eastAsia="Liberation Sans" w:cs="Liberation Sans"/>
        </w:rPr>
        <w:t>robotic component</w:t>
      </w:r>
      <w:r w:rsidRPr="656EE285" w:rsidR="7D7A1B94">
        <w:rPr>
          <w:rFonts w:ascii="Liberation Sans" w:hAnsi="Liberation Sans" w:eastAsia="Liberation Sans" w:cs="Liberation Sans"/>
        </w:rPr>
        <w:t xml:space="preserve">. </w:t>
      </w:r>
      <w:r w:rsidRPr="656EE285" w:rsidR="4319D5A7">
        <w:rPr>
          <w:rFonts w:ascii="Liberation Sans" w:hAnsi="Liberation Sans" w:eastAsia="Liberation Sans" w:cs="Liberation Sans"/>
        </w:rPr>
        <w:t xml:space="preserve">The vision component will be used to track </w:t>
      </w:r>
      <w:r w:rsidRPr="656EE285" w:rsidR="4319D5A7">
        <w:rPr>
          <w:rFonts w:ascii="Liberation Sans" w:hAnsi="Liberation Sans" w:eastAsia="Liberation Sans" w:cs="Liberation Sans"/>
        </w:rPr>
        <w:t>the user’s eye movement to determine when</w:t>
      </w:r>
      <w:r w:rsidRPr="656EE285" w:rsidR="4319D5A7">
        <w:rPr>
          <w:rFonts w:ascii="Liberation Sans" w:hAnsi="Liberation Sans" w:eastAsia="Liberation Sans" w:cs="Liberation Sans"/>
        </w:rPr>
        <w:t xml:space="preserve"> they </w:t>
      </w:r>
      <w:r w:rsidRPr="656EE285" w:rsidR="4319D5A7">
        <w:rPr>
          <w:rFonts w:ascii="Liberation Sans" w:hAnsi="Liberation Sans" w:eastAsia="Liberation Sans" w:cs="Liberation Sans"/>
        </w:rPr>
        <w:t>are ready for the next page</w:t>
      </w:r>
      <w:r w:rsidRPr="656EE285" w:rsidR="4319D5A7">
        <w:rPr>
          <w:rFonts w:ascii="Liberation Sans" w:hAnsi="Liberation Sans" w:eastAsia="Liberation Sans" w:cs="Liberation Sans"/>
        </w:rPr>
        <w:t xml:space="preserve">, and the robotic </w:t>
      </w:r>
      <w:r w:rsidRPr="656EE285" w:rsidR="4319D5A7">
        <w:rPr>
          <w:rFonts w:ascii="Liberation Sans" w:hAnsi="Liberation Sans" w:eastAsia="Liberation Sans" w:cs="Liberation Sans"/>
        </w:rPr>
        <w:t xml:space="preserve">component will be used to </w:t>
      </w:r>
      <w:r w:rsidRPr="656EE285" w:rsidR="4319D5A7">
        <w:rPr>
          <w:rFonts w:ascii="Liberation Sans" w:hAnsi="Liberation Sans" w:eastAsia="Liberation Sans" w:cs="Liberation Sans"/>
        </w:rPr>
        <w:t xml:space="preserve">flip the page for the user </w:t>
      </w:r>
      <w:r w:rsidRPr="656EE285" w:rsidR="4319D5A7">
        <w:rPr>
          <w:rFonts w:ascii="Liberation Sans" w:hAnsi="Liberation Sans" w:eastAsia="Liberation Sans" w:cs="Liberation Sans"/>
        </w:rPr>
        <w:t>when ready</w:t>
      </w:r>
      <w:r w:rsidRPr="656EE285" w:rsidR="4319D5A7">
        <w:rPr>
          <w:rFonts w:ascii="Liberation Sans" w:hAnsi="Liberation Sans" w:eastAsia="Liberation Sans" w:cs="Liberation Sans"/>
        </w:rPr>
        <w:t>.</w:t>
      </w:r>
    </w:p>
    <w:p w:rsidR="56C83AA3" w:rsidP="1E217B01" w:rsidRDefault="56C83AA3" w14:paraId="656F6DF4" w14:textId="0E7E7508">
      <w:pPr>
        <w:pStyle w:val="BodyText"/>
        <w:spacing w:after="120"/>
        <w:rPr>
          <w:b w:val="1"/>
          <w:bCs w:val="1"/>
        </w:rPr>
      </w:pPr>
      <w:r w:rsidRPr="1E217B01" w:rsidR="56C83AA3">
        <w:rPr>
          <w:b w:val="1"/>
          <w:bCs w:val="1"/>
        </w:rPr>
        <w:t>Stakeholders and purpose:</w:t>
      </w:r>
    </w:p>
    <w:p w:rsidRPr="00E32C71" w:rsidR="00E32C71" w:rsidP="00E32C71" w:rsidRDefault="00E32C71" w14:paraId="41C3355D" w14:textId="77777777">
      <w:pPr>
        <w:pStyle w:val="BodyText"/>
        <w:spacing w:after="120"/>
      </w:pPr>
      <w:commentRangeStart w:id="590468489"/>
      <w:r w:rsidRPr="656EE285" w:rsidR="45EEE92D">
        <w:rPr>
          <w:b w:val="0"/>
          <w:bCs w:val="0"/>
          <w:i w:val="0"/>
          <w:iCs w:val="0"/>
          <w:u w:val="none"/>
        </w:rPr>
        <w:t>This product is primarily designed for individuals who have limited or no hand or finger mobility and therefore may have difficulty independently turning the pages of a physical book.</w:t>
      </w:r>
      <w:commentRangeEnd w:id="590468489"/>
      <w:r>
        <w:rPr>
          <w:rStyle w:val="CommentReference"/>
        </w:rPr>
        <w:commentReference w:id="590468489"/>
      </w:r>
      <w:r w:rsidRPr="656EE285" w:rsidR="45EEE92D">
        <w:rPr>
          <w:i w:val="0"/>
          <w:iCs w:val="0"/>
          <w:u w:val="none"/>
        </w:rPr>
        <w:t xml:space="preserve"> </w:t>
      </w:r>
      <w:r w:rsidR="45EEE92D">
        <w:rPr/>
        <w:t xml:space="preserve">The purpose of the system is to enable hands-free reading by using </w:t>
      </w:r>
      <w:r w:rsidR="45EEE92D">
        <w:rPr/>
        <w:t>eye tracking</w:t>
      </w:r>
      <w:r w:rsidR="45EEE92D">
        <w:rPr/>
        <w:t xml:space="preserve"> </w:t>
      </w:r>
      <w:r w:rsidR="45EEE92D">
        <w:rPr/>
        <w:t>to determine when the user is ready to advance and a robotic mechanism to physically turn the page. The project addresses the need for greater independence and accessibility when interacting with physical reading materials, reducing or eliminating the need for another person to assist with page turning.</w:t>
      </w:r>
    </w:p>
    <w:p w:rsidRPr="00E32C71" w:rsidR="00E32C71" w:rsidP="00E32C71" w:rsidRDefault="00E32C71" w14:paraId="78E30AC5" w14:textId="0417BAE0">
      <w:pPr>
        <w:pStyle w:val="BodyText"/>
        <w:spacing w:after="120"/>
      </w:pPr>
      <w:commentRangeStart w:id="150542888"/>
      <w:commentRangeStart w:id="983614891"/>
      <w:r w:rsidR="45EEE92D">
        <w:rPr/>
        <w:t xml:space="preserve">Although accessibility is the primary motivation, the product could also </w:t>
      </w:r>
      <w:r w:rsidR="45EEE92D">
        <w:rPr/>
        <w:t>benefit</w:t>
      </w:r>
      <w:r w:rsidR="45EEE92D">
        <w:rPr/>
        <w:t xml:space="preserve"> users who temporarily or situationally cannot use their hands while reading</w:t>
      </w:r>
      <w:r w:rsidR="022580AF">
        <w:rPr/>
        <w:t>.</w:t>
      </w:r>
      <w:commentRangeEnd w:id="150542888"/>
      <w:r>
        <w:rPr>
          <w:rStyle w:val="CommentReference"/>
        </w:rPr>
        <w:commentReference w:id="150542888"/>
      </w:r>
      <w:commentRangeEnd w:id="983614891"/>
      <w:r>
        <w:rPr>
          <w:rStyle w:val="CommentReference"/>
        </w:rPr>
        <w:commentReference w:id="983614891"/>
      </w:r>
    </w:p>
    <w:p w:rsidRPr="005D3040" w:rsidR="008C2122" w:rsidP="005D3040" w:rsidRDefault="00E32C71" w14:paraId="42489214" w14:textId="6C5EBD12">
      <w:pPr>
        <w:pStyle w:val="BodyText"/>
        <w:spacing w:after="120"/>
      </w:pPr>
      <w:r w:rsidR="45EEE92D">
        <w:rPr/>
        <w:t>The primary stakeholders are the end users, particularly individuals with limited upper-body or hand mobility</w:t>
      </w:r>
      <w:r w:rsidR="388AB2E2">
        <w:rPr/>
        <w:t>. Secondary</w:t>
      </w:r>
      <w:commentRangeStart w:id="1704162836"/>
      <w:r w:rsidR="45EEE92D">
        <w:rPr/>
        <w:t xml:space="preserve"> </w:t>
      </w:r>
      <w:commentRangeEnd w:id="1704162836"/>
      <w:r>
        <w:rPr>
          <w:rStyle w:val="CommentReference"/>
        </w:rPr>
        <w:commentReference w:id="1704162836"/>
      </w:r>
      <w:r w:rsidR="45EEE92D">
        <w:rPr/>
        <w:t xml:space="preserve">stakeholders include caregivers or family members who may otherwise </w:t>
      </w:r>
      <w:r w:rsidR="45EEE92D">
        <w:rPr/>
        <w:t>assist</w:t>
      </w:r>
      <w:r w:rsidR="45EEE92D">
        <w:rPr/>
        <w:t xml:space="preserve"> the user with reading, as well as organizations such as rehabilitation centers, assisted-living facilities, libraries, or accessibility-focused organizations that could provide the device to users. The designers and maintainers of the system are also stakeholders because the device must be reliable, safe, easy to set up, and adaptable to different users and types of physical books.</w:t>
      </w:r>
    </w:p>
    <w:p w:rsidR="7ED8D442" w:rsidP="1E217B01" w:rsidRDefault="7ED8D442" w14:paraId="5C1C30EB" w14:textId="69E0A36E">
      <w:pPr>
        <w:pStyle w:val="BodyText"/>
        <w:spacing w:after="120"/>
        <w:rPr>
          <w:b w:val="1"/>
          <w:bCs w:val="1"/>
        </w:rPr>
      </w:pPr>
      <w:r w:rsidRPr="1E217B01" w:rsidR="7ED8D442">
        <w:rPr>
          <w:b w:val="1"/>
          <w:bCs w:val="1"/>
        </w:rPr>
        <w:t>Constraints, requirements, specifications, standards:</w:t>
      </w:r>
    </w:p>
    <w:p w:rsidR="5712E53A" w:rsidP="66BE25D0" w:rsidRDefault="4807F3BC" w14:paraId="0E47B1F3" w14:textId="1ABF9E36">
      <w:pPr>
        <w:pStyle w:val="BodyText"/>
        <w:numPr>
          <w:ilvl w:val="1"/>
          <w:numId w:val="10"/>
        </w:numPr>
        <w:spacing w:after="120"/>
        <w:rPr>
          <w:rFonts w:ascii="Liberation Sans" w:hAnsi="Liberation Sans" w:eastAsia="Liberation Sans" w:cs="Liberation Sans"/>
        </w:rPr>
      </w:pPr>
      <w:r w:rsidRPr="4C428C94">
        <w:rPr>
          <w:rFonts w:ascii="Liberation Sans" w:hAnsi="Liberation Sans" w:eastAsia="Liberation Sans" w:cs="Liberation Sans"/>
        </w:rPr>
        <w:t>Design constraints:</w:t>
      </w:r>
      <w:r w:rsidRPr="448A3143" w:rsidR="7CB2C7A2">
        <w:rPr>
          <w:rFonts w:ascii="Liberation Sans" w:hAnsi="Liberation Sans" w:eastAsia="Liberation Sans" w:cs="Liberation Sans"/>
        </w:rPr>
        <w:t xml:space="preserve"> </w:t>
      </w:r>
    </w:p>
    <w:p w:rsidR="2FE18857" w:rsidP="2FE18857" w:rsidRDefault="7CB2C7A2" w14:paraId="2E075408" w14:textId="6BEAE611">
      <w:pPr>
        <w:pStyle w:val="BodyText"/>
        <w:numPr>
          <w:ilvl w:val="2"/>
          <w:numId w:val="10"/>
        </w:numPr>
        <w:spacing w:after="120"/>
        <w:rPr>
          <w:rFonts w:ascii="Liberation Sans" w:hAnsi="Liberation Sans" w:eastAsia="Liberation Sans" w:cs="Liberation Sans"/>
        </w:rPr>
      </w:pPr>
      <w:r w:rsidRPr="2692B24D">
        <w:rPr>
          <w:rFonts w:ascii="Liberation Sans" w:hAnsi="Liberation Sans" w:eastAsia="Liberation Sans" w:cs="Liberation Sans"/>
        </w:rPr>
        <w:t xml:space="preserve">Budget: total cost of materials </w:t>
      </w:r>
      <w:r w:rsidRPr="7019AB86">
        <w:rPr>
          <w:rFonts w:ascii="Liberation Sans" w:hAnsi="Liberation Sans" w:eastAsia="Liberation Sans" w:cs="Liberation Sans"/>
        </w:rPr>
        <w:t>&lt;</w:t>
      </w:r>
      <w:r w:rsidRPr="7019AB86" w:rsidR="540A6779">
        <w:rPr>
          <w:rFonts w:ascii="Liberation Sans" w:hAnsi="Liberation Sans" w:eastAsia="Liberation Sans" w:cs="Liberation Sans"/>
        </w:rPr>
        <w:t xml:space="preserve"> $425</w:t>
      </w:r>
    </w:p>
    <w:p w:rsidR="2A2FB57C" w:rsidP="2A2FB57C" w:rsidRDefault="7CB2C7A2" w14:paraId="4CCC3F1A" w14:textId="4A5787E1">
      <w:pPr>
        <w:pStyle w:val="BodyText"/>
        <w:numPr>
          <w:ilvl w:val="2"/>
          <w:numId w:val="10"/>
        </w:numPr>
        <w:spacing w:after="120"/>
        <w:rPr>
          <w:rFonts w:ascii="Liberation Sans" w:hAnsi="Liberation Sans" w:eastAsia="Liberation Sans" w:cs="Liberation Sans"/>
        </w:rPr>
      </w:pPr>
      <w:r w:rsidRPr="1D9A9BC4">
        <w:rPr>
          <w:rFonts w:ascii="Liberation Sans" w:hAnsi="Liberation Sans" w:eastAsia="Liberation Sans" w:cs="Liberation Sans"/>
        </w:rPr>
        <w:t xml:space="preserve">Project duration: </w:t>
      </w:r>
      <w:r w:rsidRPr="1E46A188">
        <w:rPr>
          <w:rFonts w:ascii="Liberation Sans" w:hAnsi="Liberation Sans" w:eastAsia="Liberation Sans" w:cs="Liberation Sans"/>
        </w:rPr>
        <w:t xml:space="preserve">to be </w:t>
      </w:r>
      <w:r w:rsidRPr="5BEBB061">
        <w:rPr>
          <w:rFonts w:ascii="Liberation Sans" w:hAnsi="Liberation Sans" w:eastAsia="Liberation Sans" w:cs="Liberation Sans"/>
        </w:rPr>
        <w:t xml:space="preserve">completed by </w:t>
      </w:r>
      <w:r w:rsidRPr="4CEBB697">
        <w:rPr>
          <w:rFonts w:ascii="Liberation Sans" w:hAnsi="Liberation Sans" w:eastAsia="Liberation Sans" w:cs="Liberation Sans"/>
        </w:rPr>
        <w:t>April 2027</w:t>
      </w:r>
    </w:p>
    <w:p w:rsidR="320BB6FF" w:rsidP="320BB6FF" w:rsidRDefault="64696687" w14:paraId="122188DD" w14:textId="231ED2C4">
      <w:pPr>
        <w:pStyle w:val="BodyText"/>
        <w:numPr>
          <w:ilvl w:val="2"/>
          <w:numId w:val="10"/>
        </w:numPr>
        <w:spacing w:after="120"/>
        <w:rPr>
          <w:rFonts w:ascii="Liberation Sans" w:hAnsi="Liberation Sans" w:eastAsia="Liberation Sans" w:cs="Liberation Sans"/>
        </w:rPr>
      </w:pPr>
      <w:r w:rsidRPr="656EE285" w:rsidR="23574DAE">
        <w:rPr>
          <w:rFonts w:ascii="Liberation Sans" w:hAnsi="Liberation Sans" w:eastAsia="Liberation Sans" w:cs="Liberation Sans"/>
        </w:rPr>
        <w:t xml:space="preserve">The system </w:t>
      </w:r>
      <w:r w:rsidRPr="656EE285" w:rsidR="23574DAE">
        <w:rPr>
          <w:rFonts w:ascii="Liberation Sans" w:hAnsi="Liberation Sans" w:eastAsia="Liberation Sans" w:cs="Liberation Sans"/>
        </w:rPr>
        <w:t xml:space="preserve">must </w:t>
      </w:r>
      <w:r w:rsidRPr="656EE285" w:rsidR="6BD90C69">
        <w:rPr>
          <w:rFonts w:ascii="Liberation Sans" w:hAnsi="Liberation Sans" w:eastAsia="Liberation Sans" w:cs="Liberation Sans"/>
        </w:rPr>
        <w:t xml:space="preserve">have </w:t>
      </w:r>
      <w:r w:rsidRPr="656EE285" w:rsidR="6BD90C69">
        <w:rPr>
          <w:rFonts w:ascii="Liberation Sans" w:hAnsi="Liberation Sans" w:eastAsia="Liberation Sans" w:cs="Liberation Sans"/>
        </w:rPr>
        <w:t xml:space="preserve">&lt; </w:t>
      </w:r>
      <w:r w:rsidRPr="656EE285" w:rsidR="6BD90C69">
        <w:rPr>
          <w:rFonts w:ascii="Liberation Sans" w:hAnsi="Liberation Sans" w:eastAsia="Liberation Sans" w:cs="Liberation Sans"/>
        </w:rPr>
        <w:t xml:space="preserve">1 </w:t>
      </w:r>
      <w:r w:rsidRPr="656EE285" w:rsidR="6BD90C69">
        <w:rPr>
          <w:rFonts w:ascii="Liberation Sans" w:hAnsi="Liberation Sans" w:eastAsia="Liberation Sans" w:cs="Liberation Sans"/>
        </w:rPr>
        <w:t xml:space="preserve">minute </w:t>
      </w:r>
      <w:r w:rsidRPr="656EE285" w:rsidR="6BD90C69">
        <w:rPr>
          <w:rFonts w:ascii="Liberation Sans" w:hAnsi="Liberation Sans" w:eastAsia="Liberation Sans" w:cs="Liberation Sans"/>
        </w:rPr>
        <w:t>delay</w:t>
      </w:r>
      <w:r w:rsidRPr="656EE285" w:rsidR="6BD90C69">
        <w:rPr>
          <w:rFonts w:ascii="Liberation Sans" w:hAnsi="Liberation Sans" w:eastAsia="Liberation Sans" w:cs="Liberation Sans"/>
        </w:rPr>
        <w:t xml:space="preserve"> </w:t>
      </w:r>
      <w:r w:rsidRPr="656EE285" w:rsidR="6BD90C69">
        <w:rPr>
          <w:rFonts w:ascii="Liberation Sans" w:hAnsi="Liberation Sans" w:eastAsia="Liberation Sans" w:cs="Liberation Sans"/>
        </w:rPr>
        <w:t xml:space="preserve">between when the </w:t>
      </w:r>
      <w:r w:rsidRPr="656EE285" w:rsidR="6BD90C69">
        <w:rPr>
          <w:rFonts w:ascii="Liberation Sans" w:hAnsi="Liberation Sans" w:eastAsia="Liberation Sans" w:cs="Liberation Sans"/>
        </w:rPr>
        <w:t xml:space="preserve">eye </w:t>
      </w:r>
      <w:r w:rsidRPr="656EE285" w:rsidR="38DA96CA">
        <w:rPr>
          <w:rFonts w:ascii="Liberation Sans" w:hAnsi="Liberation Sans" w:eastAsia="Liberation Sans" w:cs="Liberation Sans"/>
        </w:rPr>
        <w:t xml:space="preserve">is detected at the corner of the page and when the </w:t>
      </w:r>
      <w:r w:rsidRPr="656EE285" w:rsidR="38DA96CA">
        <w:rPr>
          <w:rFonts w:ascii="Liberation Sans" w:hAnsi="Liberation Sans" w:eastAsia="Liberation Sans" w:cs="Liberation Sans"/>
        </w:rPr>
        <w:t>tu</w:t>
      </w:r>
      <w:r w:rsidRPr="656EE285" w:rsidR="30EEF429">
        <w:rPr>
          <w:rFonts w:ascii="Liberation Sans" w:hAnsi="Liberation Sans" w:eastAsia="Liberation Sans" w:cs="Liberation Sans"/>
        </w:rPr>
        <w:t xml:space="preserve">rning </w:t>
      </w:r>
      <w:r w:rsidRPr="656EE285" w:rsidR="30EEF429">
        <w:rPr>
          <w:rFonts w:ascii="Liberation Sans" w:hAnsi="Liberation Sans" w:eastAsia="Liberation Sans" w:cs="Liberation Sans"/>
        </w:rPr>
        <w:t xml:space="preserve">mechanism </w:t>
      </w:r>
      <w:r w:rsidRPr="656EE285" w:rsidR="30EEF429">
        <w:rPr>
          <w:rFonts w:ascii="Liberation Sans" w:hAnsi="Liberation Sans" w:eastAsia="Liberation Sans" w:cs="Liberation Sans"/>
        </w:rPr>
        <w:t>activates</w:t>
      </w:r>
    </w:p>
    <w:p w:rsidR="5096608D" w:rsidP="656EE285" w:rsidRDefault="5096608D" w14:paraId="30F3A586" w14:textId="45C17994">
      <w:pPr>
        <w:pStyle w:val="BodyText"/>
        <w:numPr>
          <w:ilvl w:val="2"/>
          <w:numId w:val="10"/>
        </w:numPr>
        <w:spacing w:after="120"/>
        <w:rPr>
          <w:rFonts w:ascii="Liberation Sans" w:hAnsi="Liberation Sans" w:eastAsia="Liberation Sans" w:cs="Liberation Sans"/>
        </w:rPr>
      </w:pPr>
      <w:r w:rsidRPr="656EE285" w:rsidR="5096608D">
        <w:rPr>
          <w:rFonts w:ascii="Liberation Sans" w:hAnsi="Liberation Sans" w:eastAsia="Liberation Sans" w:cs="Liberation Sans"/>
        </w:rPr>
        <w:t>Product designed for only users w</w:t>
      </w:r>
      <w:r w:rsidRPr="656EE285" w:rsidR="5CF9B215">
        <w:rPr>
          <w:rFonts w:ascii="Liberation Sans" w:hAnsi="Liberation Sans" w:eastAsia="Liberation Sans" w:cs="Liberation Sans"/>
        </w:rPr>
        <w:t>hose eyes are not obstructed by eyewear or headwear.</w:t>
      </w:r>
    </w:p>
    <w:p w:rsidR="4807F3BC" w:rsidP="0639DD20" w:rsidRDefault="4807F3BC" w14:paraId="323102F2" w14:textId="1CE27749">
      <w:pPr>
        <w:pStyle w:val="BodyText"/>
        <w:numPr>
          <w:ilvl w:val="1"/>
          <w:numId w:val="10"/>
        </w:numPr>
        <w:spacing w:after="120"/>
        <w:rPr>
          <w:rFonts w:ascii="Liberation Sans" w:hAnsi="Liberation Sans" w:eastAsia="Liberation Sans" w:cs="Liberation Sans"/>
        </w:rPr>
      </w:pPr>
      <w:commentRangeStart w:id="1928239017"/>
      <w:r w:rsidRPr="656EE285" w:rsidR="74F276E6">
        <w:rPr>
          <w:rFonts w:ascii="Liberation Sans" w:hAnsi="Liberation Sans" w:eastAsia="Liberation Sans" w:cs="Liberation Sans"/>
        </w:rPr>
        <w:t>Design requirements:</w:t>
      </w:r>
      <w:commentRangeEnd w:id="1928239017"/>
      <w:r>
        <w:rPr>
          <w:rStyle w:val="CommentReference"/>
        </w:rPr>
        <w:commentReference w:id="1928239017"/>
      </w:r>
    </w:p>
    <w:p w:rsidR="74F276E6" w:rsidP="656EE285" w:rsidRDefault="74F276E6" w14:paraId="5E544574" w14:textId="0CBB7DEC">
      <w:pPr>
        <w:pStyle w:val="BodyText"/>
        <w:numPr>
          <w:ilvl w:val="2"/>
          <w:numId w:val="10"/>
        </w:numPr>
        <w:spacing w:after="120"/>
        <w:rPr>
          <w:rFonts w:ascii="Liberation Sans" w:hAnsi="Liberation Sans" w:eastAsia="Liberation Sans" w:cs="Liberation Sans"/>
        </w:rPr>
      </w:pPr>
      <w:commentRangeStart w:id="687047894"/>
      <w:r w:rsidRPr="656EE285" w:rsidR="313C8AED">
        <w:rPr>
          <w:rFonts w:ascii="Liberation Sans" w:hAnsi="Liberation Sans" w:eastAsia="Liberation Sans" w:cs="Liberation Sans"/>
        </w:rPr>
        <w:t>Orien</w:t>
      </w:r>
      <w:r w:rsidRPr="656EE285" w:rsidR="786AF687">
        <w:rPr>
          <w:rFonts w:ascii="Liberation Sans" w:hAnsi="Liberation Sans" w:eastAsia="Liberation Sans" w:cs="Liberation Sans"/>
        </w:rPr>
        <w:t>t</w:t>
      </w:r>
      <w:r w:rsidRPr="656EE285" w:rsidR="313C8AED">
        <w:rPr>
          <w:rFonts w:ascii="Liberation Sans" w:hAnsi="Liberation Sans" w:eastAsia="Liberation Sans" w:cs="Liberation Sans"/>
        </w:rPr>
        <w:t>ation</w:t>
      </w:r>
      <w:r w:rsidRPr="656EE285" w:rsidR="74F276E6">
        <w:rPr>
          <w:rFonts w:ascii="Liberation Sans" w:hAnsi="Liberation Sans" w:eastAsia="Liberation Sans" w:cs="Liberation Sans"/>
        </w:rPr>
        <w:t xml:space="preserve"> – The user needs to be able to use the </w:t>
      </w:r>
      <w:r w:rsidRPr="656EE285" w:rsidR="0B6E47B3">
        <w:rPr>
          <w:rFonts w:ascii="Liberation Sans" w:hAnsi="Liberation Sans" w:eastAsia="Liberation Sans" w:cs="Liberation Sans"/>
        </w:rPr>
        <w:t>prod</w:t>
      </w:r>
      <w:r w:rsidRPr="656EE285" w:rsidR="208F3666">
        <w:rPr>
          <w:rFonts w:ascii="Liberation Sans" w:hAnsi="Liberation Sans" w:eastAsia="Liberation Sans" w:cs="Liberation Sans"/>
        </w:rPr>
        <w:t>uct when placed upright on a flat surface.</w:t>
      </w:r>
      <w:commentRangeEnd w:id="687047894"/>
      <w:r>
        <w:rPr>
          <w:rStyle w:val="CommentReference"/>
        </w:rPr>
        <w:commentReference w:id="687047894"/>
      </w:r>
    </w:p>
    <w:p w:rsidR="67B6ADC5" w:rsidP="656EE285" w:rsidRDefault="67B6ADC5" w14:paraId="5B0738E2" w14:textId="70CFF1C3">
      <w:pPr>
        <w:pStyle w:val="BodyText"/>
        <w:numPr>
          <w:ilvl w:val="2"/>
          <w:numId w:val="10"/>
        </w:numPr>
        <w:spacing w:after="120"/>
        <w:rPr>
          <w:rFonts w:ascii="Liberation Sans" w:hAnsi="Liberation Sans" w:eastAsia="Liberation Sans" w:cs="Liberation Sans"/>
        </w:rPr>
      </w:pPr>
      <w:r w:rsidRPr="656EE285" w:rsidR="67B6ADC5">
        <w:rPr>
          <w:rFonts w:ascii="Liberation Sans" w:hAnsi="Liberation Sans" w:eastAsia="Liberation Sans" w:cs="Liberation Sans"/>
        </w:rPr>
        <w:t xml:space="preserve">Page Handling – Turning mechanism needs </w:t>
      </w:r>
      <w:r w:rsidRPr="656EE285" w:rsidR="29FDFD4F">
        <w:rPr>
          <w:rFonts w:ascii="Liberation Sans" w:hAnsi="Liberation Sans" w:eastAsia="Liberation Sans" w:cs="Liberation Sans"/>
        </w:rPr>
        <w:t>to not damage (scratch or tear) the pages when turning</w:t>
      </w:r>
    </w:p>
    <w:p w:rsidR="29104D1A" w:rsidP="29104D1A" w:rsidRDefault="3799E53A" w14:paraId="368E369D" w14:textId="3E1CEC70">
      <w:pPr>
        <w:pStyle w:val="BodyText"/>
        <w:numPr>
          <w:ilvl w:val="2"/>
          <w:numId w:val="10"/>
        </w:numPr>
        <w:spacing w:after="120"/>
        <w:rPr>
          <w:rFonts w:ascii="Liberation Sans" w:hAnsi="Liberation Sans" w:eastAsia="Liberation Sans" w:cs="Liberation Sans"/>
        </w:rPr>
      </w:pPr>
      <w:commentRangeStart w:id="1421965135"/>
      <w:r w:rsidRPr="656EE285" w:rsidR="40E40292">
        <w:rPr>
          <w:rFonts w:ascii="Liberation Sans" w:hAnsi="Liberation Sans" w:eastAsia="Liberation Sans" w:cs="Liberation Sans"/>
        </w:rPr>
        <w:t>Compatibility</w:t>
      </w:r>
      <w:r w:rsidRPr="656EE285" w:rsidR="37AD45CB">
        <w:rPr>
          <w:rFonts w:ascii="Liberation Sans" w:hAnsi="Liberation Sans" w:eastAsia="Liberation Sans" w:cs="Liberation Sans"/>
        </w:rPr>
        <w:t xml:space="preserve"> – System needs to work with a compatible book type</w:t>
      </w:r>
      <w:commentRangeEnd w:id="1421965135"/>
      <w:r>
        <w:rPr>
          <w:rStyle w:val="CommentReference"/>
        </w:rPr>
        <w:commentReference w:id="1421965135"/>
      </w:r>
    </w:p>
    <w:p w:rsidR="66C722EF" w:rsidP="66C722EF" w:rsidRDefault="6F476159" w14:paraId="3D920761" w14:textId="707B029E">
      <w:pPr>
        <w:pStyle w:val="BodyText"/>
        <w:numPr>
          <w:ilvl w:val="2"/>
          <w:numId w:val="10"/>
        </w:numPr>
        <w:spacing w:after="120"/>
        <w:rPr>
          <w:rFonts w:ascii="Liberation Sans" w:hAnsi="Liberation Sans" w:eastAsia="Liberation Sans" w:cs="Liberation Sans"/>
        </w:rPr>
      </w:pPr>
      <w:r w:rsidRPr="1E217B01" w:rsidR="6F476159">
        <w:rPr>
          <w:rFonts w:ascii="Liberation Sans" w:hAnsi="Liberation Sans" w:eastAsia="Liberation Sans" w:cs="Liberation Sans"/>
        </w:rPr>
        <w:t xml:space="preserve">Mostly hands-free - The user needs to be able to use the product entirely </w:t>
      </w:r>
      <w:r w:rsidRPr="1E217B01" w:rsidR="6F476159">
        <w:rPr>
          <w:rFonts w:ascii="Liberation Sans" w:hAnsi="Liberation Sans" w:eastAsia="Liberation Sans" w:cs="Liberation Sans"/>
        </w:rPr>
        <w:t>hands-free aside from</w:t>
      </w:r>
      <w:r w:rsidRPr="1E217B01" w:rsidR="6F476159">
        <w:rPr>
          <w:rFonts w:ascii="Liberation Sans" w:hAnsi="Liberation Sans" w:eastAsia="Liberation Sans" w:cs="Liberation Sans"/>
        </w:rPr>
        <w:t xml:space="preserve"> the </w:t>
      </w:r>
      <w:r w:rsidRPr="1E217B01" w:rsidR="6F476159">
        <w:rPr>
          <w:rFonts w:ascii="Liberation Sans" w:hAnsi="Liberation Sans" w:eastAsia="Liberation Sans" w:cs="Liberation Sans"/>
        </w:rPr>
        <w:t>initial</w:t>
      </w:r>
      <w:r w:rsidRPr="1E217B01" w:rsidR="6F476159">
        <w:rPr>
          <w:rFonts w:ascii="Liberation Sans" w:hAnsi="Liberation Sans" w:eastAsia="Liberation Sans" w:cs="Liberation Sans"/>
        </w:rPr>
        <w:t xml:space="preserve"> </w:t>
      </w:r>
      <w:r w:rsidRPr="1E217B01" w:rsidR="6F476159">
        <w:rPr>
          <w:rFonts w:ascii="Liberation Sans" w:hAnsi="Liberation Sans" w:eastAsia="Liberation Sans" w:cs="Liberation Sans"/>
        </w:rPr>
        <w:t>setup of the book on t</w:t>
      </w:r>
      <w:r w:rsidRPr="1E217B01" w:rsidR="28519EFB">
        <w:rPr>
          <w:rFonts w:ascii="Liberation Sans" w:hAnsi="Liberation Sans" w:eastAsia="Liberation Sans" w:cs="Liberation Sans"/>
        </w:rPr>
        <w:t xml:space="preserve">he </w:t>
      </w:r>
      <w:r w:rsidRPr="1E217B01" w:rsidR="28519EFB">
        <w:rPr>
          <w:rFonts w:ascii="Liberation Sans" w:hAnsi="Liberation Sans" w:eastAsia="Liberation Sans" w:cs="Liberation Sans"/>
        </w:rPr>
        <w:t>holder</w:t>
      </w:r>
      <w:r w:rsidRPr="1E217B01" w:rsidR="119E2A47">
        <w:rPr>
          <w:rFonts w:ascii="Liberation Sans" w:hAnsi="Liberation Sans" w:eastAsia="Liberation Sans" w:cs="Liberation Sans"/>
        </w:rPr>
        <w:t>.</w:t>
      </w:r>
    </w:p>
    <w:p w:rsidR="140D823E" w:rsidP="140D823E" w:rsidRDefault="6FF19AB8" w14:paraId="0A84EAC9" w14:textId="56C40C1F">
      <w:pPr>
        <w:pStyle w:val="BodyText"/>
        <w:numPr>
          <w:ilvl w:val="2"/>
          <w:numId w:val="10"/>
        </w:numPr>
        <w:spacing w:after="120"/>
        <w:rPr>
          <w:rFonts w:ascii="Liberation Sans" w:hAnsi="Liberation Sans" w:eastAsia="Liberation Sans" w:cs="Liberation Sans"/>
        </w:rPr>
      </w:pPr>
      <w:r w:rsidRPr="4A4F3BB8">
        <w:rPr>
          <w:rFonts w:ascii="Liberation Sans" w:hAnsi="Liberation Sans" w:eastAsia="Liberation Sans" w:cs="Liberation Sans"/>
        </w:rPr>
        <w:t xml:space="preserve">Easy to use and </w:t>
      </w:r>
      <w:r w:rsidRPr="32EEA37D">
        <w:rPr>
          <w:rFonts w:ascii="Liberation Sans" w:hAnsi="Liberation Sans" w:eastAsia="Liberation Sans" w:cs="Liberation Sans"/>
        </w:rPr>
        <w:t>set</w:t>
      </w:r>
      <w:r w:rsidRPr="6E3E4E92">
        <w:rPr>
          <w:rFonts w:ascii="Liberation Sans" w:hAnsi="Liberation Sans" w:eastAsia="Liberation Sans" w:cs="Liberation Sans"/>
        </w:rPr>
        <w:t xml:space="preserve"> up </w:t>
      </w:r>
    </w:p>
    <w:p w:rsidR="341CB4D2" w:rsidP="53FE5680" w:rsidRDefault="341CB4D2" w14:paraId="2BEE4951" w14:textId="3C36A18A">
      <w:pPr>
        <w:pStyle w:val="BodyText"/>
        <w:numPr>
          <w:ilvl w:val="2"/>
          <w:numId w:val="10"/>
        </w:numPr>
        <w:spacing w:after="120"/>
        <w:rPr>
          <w:rFonts w:ascii="Liberation Sans" w:hAnsi="Liberation Sans" w:eastAsia="Liberation Sans" w:cs="Liberation Sans"/>
        </w:rPr>
      </w:pPr>
      <w:r w:rsidRPr="656EE285" w:rsidR="6074A476">
        <w:rPr>
          <w:rFonts w:ascii="Liberation Sans" w:hAnsi="Liberation Sans" w:eastAsia="Liberation Sans" w:cs="Liberation Sans"/>
        </w:rPr>
        <w:t>Portable – Product needs to be r</w:t>
      </w:r>
      <w:r w:rsidRPr="656EE285" w:rsidR="02B05004">
        <w:rPr>
          <w:rFonts w:ascii="Liberation Sans" w:hAnsi="Liberation Sans" w:eastAsia="Liberation Sans" w:cs="Liberation Sans"/>
        </w:rPr>
        <w:t>echargeable</w:t>
      </w:r>
      <w:r w:rsidRPr="656EE285" w:rsidR="6707D1DD">
        <w:rPr>
          <w:rFonts w:ascii="Liberation Sans" w:hAnsi="Liberation Sans" w:eastAsia="Liberation Sans" w:cs="Liberation Sans"/>
        </w:rPr>
        <w:t xml:space="preserve"> and does not consistently need to be plugged in </w:t>
      </w:r>
    </w:p>
    <w:p w:rsidR="4DE05314" w:rsidP="1E217B01" w:rsidRDefault="4DE05314" w14:paraId="6649972E" w14:textId="30755D3C">
      <w:pPr>
        <w:pStyle w:val="BodyText"/>
        <w:numPr>
          <w:ilvl w:val="2"/>
          <w:numId w:val="10"/>
        </w:numPr>
        <w:spacing w:after="120"/>
        <w:rPr>
          <w:rFonts w:ascii="Liberation Sans" w:hAnsi="Liberation Sans" w:eastAsia="Liberation Sans" w:cs="Liberation Sans"/>
        </w:rPr>
      </w:pPr>
      <w:r w:rsidRPr="1E217B01" w:rsidR="4DE05314">
        <w:rPr>
          <w:rFonts w:ascii="Liberation Sans" w:hAnsi="Liberation Sans" w:eastAsia="Liberation Sans" w:cs="Liberation Sans"/>
        </w:rPr>
        <w:t xml:space="preserve">To be used in </w:t>
      </w:r>
      <w:r w:rsidRPr="1E217B01" w:rsidR="53666017">
        <w:rPr>
          <w:rFonts w:ascii="Liberation Sans" w:hAnsi="Liberation Sans" w:eastAsia="Liberation Sans" w:cs="Liberation Sans"/>
        </w:rPr>
        <w:t>standard</w:t>
      </w:r>
      <w:r w:rsidRPr="1E217B01" w:rsidR="53666017">
        <w:rPr>
          <w:rFonts w:ascii="Liberation Sans" w:hAnsi="Liberation Sans" w:eastAsia="Liberation Sans" w:cs="Liberation Sans"/>
        </w:rPr>
        <w:t xml:space="preserve"> </w:t>
      </w:r>
      <w:r w:rsidRPr="1E217B01" w:rsidR="4DE05314">
        <w:rPr>
          <w:rFonts w:ascii="Liberation Sans" w:hAnsi="Liberation Sans" w:eastAsia="Liberation Sans" w:cs="Liberation Sans"/>
        </w:rPr>
        <w:t>lighting environment</w:t>
      </w:r>
    </w:p>
    <w:p w:rsidR="0639DD20" w:rsidP="0639DD20" w:rsidRDefault="4807F3BC" w14:paraId="55B4595B" w14:textId="4C6C54E2">
      <w:pPr>
        <w:pStyle w:val="BodyText"/>
        <w:numPr>
          <w:ilvl w:val="1"/>
          <w:numId w:val="10"/>
        </w:numPr>
        <w:spacing w:after="120"/>
        <w:rPr>
          <w:rFonts w:ascii="Liberation Sans" w:hAnsi="Liberation Sans" w:eastAsia="Liberation Sans" w:cs="Liberation Sans"/>
        </w:rPr>
      </w:pPr>
      <w:r w:rsidRPr="1E217B01" w:rsidR="4807F3BC">
        <w:rPr>
          <w:rFonts w:ascii="Liberation Sans" w:hAnsi="Liberation Sans" w:eastAsia="Liberation Sans" w:cs="Liberation Sans"/>
        </w:rPr>
        <w:t>Specifications</w:t>
      </w:r>
    </w:p>
    <w:p w:rsidR="4D1DD8C6" w:rsidP="1E217B01" w:rsidRDefault="4D1DD8C6" w14:paraId="664C118C" w14:textId="592D701E">
      <w:pPr>
        <w:pStyle w:val="BodyText"/>
        <w:numPr>
          <w:ilvl w:val="2"/>
          <w:numId w:val="10"/>
        </w:numPr>
        <w:spacing w:after="120"/>
        <w:rPr>
          <w:rFonts w:ascii="Liberation Sans" w:hAnsi="Liberation Sans" w:eastAsia="Liberation Sans" w:cs="Liberation Sans"/>
        </w:rPr>
      </w:pPr>
      <w:r w:rsidRPr="656EE285" w:rsidR="77283AB5">
        <w:rPr>
          <w:rFonts w:ascii="Liberation Sans" w:hAnsi="Liberation Sans" w:eastAsia="Liberation Sans" w:cs="Liberation Sans"/>
        </w:rPr>
        <w:t>The product is to be used indoor, on a flat, stable sur</w:t>
      </w:r>
    </w:p>
    <w:p w:rsidR="2007A943" w:rsidP="1E217B01" w:rsidRDefault="2007A943" w14:paraId="6C99ECBF" w14:textId="4AC94B27">
      <w:pPr>
        <w:pStyle w:val="BodyText"/>
        <w:numPr>
          <w:ilvl w:val="2"/>
          <w:numId w:val="10"/>
        </w:numPr>
        <w:spacing w:after="120"/>
        <w:rPr>
          <w:rFonts w:ascii="Liberation Sans" w:hAnsi="Liberation Sans" w:eastAsia="Liberation Sans" w:cs="Liberation Sans"/>
        </w:rPr>
      </w:pPr>
      <w:r w:rsidRPr="1E217B01" w:rsidR="2007A943">
        <w:rPr>
          <w:rFonts w:ascii="Liberation Sans" w:hAnsi="Liberation Sans" w:eastAsia="Liberation Sans" w:cs="Liberation Sans"/>
        </w:rPr>
        <w:t xml:space="preserve">Compatible with 120VAC 60Hz power supply and USB-C charging port </w:t>
      </w:r>
    </w:p>
    <w:p w:rsidR="2007A943" w:rsidP="1E217B01" w:rsidRDefault="2007A943" w14:paraId="16F85409" w14:textId="7A14F3B2">
      <w:pPr>
        <w:pStyle w:val="BodyText"/>
        <w:numPr>
          <w:ilvl w:val="2"/>
          <w:numId w:val="10"/>
        </w:numPr>
        <w:spacing w:after="120"/>
        <w:rPr>
          <w:rFonts w:ascii="Liberation Sans" w:hAnsi="Liberation Sans" w:eastAsia="Liberation Sans" w:cs="Liberation Sans"/>
        </w:rPr>
      </w:pPr>
      <w:r w:rsidRPr="656EE285" w:rsidR="0F7D9A47">
        <w:rPr>
          <w:rFonts w:ascii="Liberation Sans" w:hAnsi="Liberation Sans" w:eastAsia="Liberation Sans" w:cs="Liberation Sans"/>
        </w:rPr>
        <w:t xml:space="preserve">Battery for energy storage </w:t>
      </w:r>
      <w:r w:rsidRPr="656EE285" w:rsidR="7BD2B80C">
        <w:rPr>
          <w:rFonts w:ascii="Liberation Sans" w:hAnsi="Liberation Sans" w:eastAsia="Liberation Sans" w:cs="Liberation Sans"/>
        </w:rPr>
        <w:t>&gt;</w:t>
      </w:r>
      <w:r w:rsidRPr="656EE285" w:rsidR="0F7D9A47">
        <w:rPr>
          <w:rFonts w:ascii="Liberation Sans" w:hAnsi="Liberation Sans" w:eastAsia="Liberation Sans" w:cs="Liberation Sans"/>
        </w:rPr>
        <w:t xml:space="preserve"> </w:t>
      </w:r>
      <w:r w:rsidRPr="656EE285" w:rsidR="7853233F">
        <w:rPr>
          <w:rFonts w:ascii="Liberation Sans" w:hAnsi="Liberation Sans" w:eastAsia="Liberation Sans" w:cs="Liberation Sans"/>
        </w:rPr>
        <w:t>5</w:t>
      </w:r>
      <w:commentRangeStart w:id="403525549"/>
      <w:r w:rsidRPr="656EE285" w:rsidR="0F7D9A47">
        <w:rPr>
          <w:rFonts w:ascii="Liberation Sans" w:hAnsi="Liberation Sans" w:eastAsia="Liberation Sans" w:cs="Liberation Sans"/>
        </w:rPr>
        <w:t xml:space="preserve"> hour</w:t>
      </w:r>
      <w:r w:rsidRPr="656EE285" w:rsidR="0F7D9A47">
        <w:rPr>
          <w:rFonts w:ascii="Liberation Sans" w:hAnsi="Liberation Sans" w:eastAsia="Liberation Sans" w:cs="Liberation Sans"/>
        </w:rPr>
        <w:t>s</w:t>
      </w:r>
      <w:commentRangeEnd w:id="403525549"/>
      <w:r>
        <w:rPr>
          <w:rStyle w:val="CommentReference"/>
        </w:rPr>
        <w:commentReference w:id="403525549"/>
      </w:r>
      <w:r w:rsidRPr="656EE285" w:rsidR="0F7D9A47">
        <w:rPr>
          <w:rFonts w:ascii="Liberation Sans" w:hAnsi="Liberation Sans" w:eastAsia="Liberation Sans" w:cs="Liberation Sans"/>
        </w:rPr>
        <w:t xml:space="preserve"> (buffered capacity included)</w:t>
      </w:r>
    </w:p>
    <w:p w:rsidR="2007A943" w:rsidP="1E217B01" w:rsidRDefault="2007A943" w14:paraId="58766A26" w14:textId="3F745023">
      <w:pPr>
        <w:pStyle w:val="BodyText"/>
        <w:numPr>
          <w:ilvl w:val="2"/>
          <w:numId w:val="10"/>
        </w:numPr>
        <w:spacing w:after="120"/>
        <w:rPr>
          <w:rFonts w:ascii="Liberation Sans" w:hAnsi="Liberation Sans" w:eastAsia="Liberation Sans" w:cs="Liberation Sans"/>
        </w:rPr>
      </w:pPr>
      <w:r w:rsidRPr="656EE285" w:rsidR="0F7D9A47">
        <w:rPr>
          <w:rFonts w:ascii="Liberation Sans" w:hAnsi="Liberation Sans" w:eastAsia="Liberation Sans" w:cs="Liberation Sans"/>
        </w:rPr>
        <w:t>Electronics (microcontroller, sensors, and motors) are to be powered at 5VDC</w:t>
      </w:r>
    </w:p>
    <w:p w:rsidR="030263C9" w:rsidP="1E217B01" w:rsidRDefault="030263C9" w14:paraId="04C02530" w14:textId="4F4E0766">
      <w:pPr>
        <w:pStyle w:val="BodyText"/>
        <w:numPr>
          <w:ilvl w:val="2"/>
          <w:numId w:val="10"/>
        </w:numPr>
        <w:spacing w:after="120"/>
        <w:rPr>
          <w:rFonts w:ascii="Liberation Sans" w:hAnsi="Liberation Sans" w:eastAsia="Liberation Sans" w:cs="Liberation Sans"/>
        </w:rPr>
      </w:pPr>
      <w:r w:rsidRPr="656EE285" w:rsidR="070CF288">
        <w:rPr>
          <w:rFonts w:ascii="Liberation Sans" w:hAnsi="Liberation Sans" w:eastAsia="Liberation Sans" w:cs="Liberation Sans"/>
        </w:rPr>
        <w:t>Activation</w:t>
      </w:r>
      <w:r w:rsidRPr="656EE285" w:rsidR="520055C2">
        <w:rPr>
          <w:rFonts w:ascii="Liberation Sans" w:hAnsi="Liberation Sans" w:eastAsia="Liberation Sans" w:cs="Liberation Sans"/>
        </w:rPr>
        <w:t>: mini camera is going to track the eye – Activate when eye is at the bottom right corner of the page</w:t>
      </w:r>
      <w:r w:rsidRPr="656EE285" w:rsidR="031FF35F">
        <w:rPr>
          <w:rFonts w:ascii="Liberation Sans" w:hAnsi="Liberation Sans" w:eastAsia="Liberation Sans" w:cs="Liberation Sans"/>
        </w:rPr>
        <w:t xml:space="preserve"> for a set amount of time</w:t>
      </w:r>
    </w:p>
    <w:p w:rsidR="4807F3BC" w:rsidP="423CEE2E" w:rsidRDefault="4807F3BC" w14:paraId="76E277FA" w14:textId="2BC2C6C9">
      <w:pPr>
        <w:pStyle w:val="BodyText"/>
        <w:numPr>
          <w:ilvl w:val="1"/>
          <w:numId w:val="10"/>
        </w:numPr>
        <w:spacing w:after="120"/>
        <w:rPr/>
      </w:pPr>
      <w:r w:rsidRPr="1E217B01" w:rsidR="4807F3BC">
        <w:rPr>
          <w:rFonts w:ascii="Liberation Sans" w:hAnsi="Liberation Sans" w:eastAsia="Liberation Sans" w:cs="Liberation Sans"/>
        </w:rPr>
        <w:t>Standards:</w:t>
      </w:r>
      <w:r w:rsidRPr="1E217B01" w:rsidR="45A40D24">
        <w:rPr>
          <w:rFonts w:ascii="Liberation Sans" w:hAnsi="Liberation Sans" w:eastAsia="Liberation Sans" w:cs="Liberation Sans"/>
        </w:rPr>
        <w:t xml:space="preserve"> </w:t>
      </w:r>
      <w:r w:rsidRPr="1E217B01" w:rsidR="2BE855EE">
        <w:rPr>
          <w:rFonts w:ascii="Liberation Sans" w:hAnsi="Liberation Sans" w:eastAsia="Liberation Sans" w:cs="Liberation Sans"/>
        </w:rPr>
        <w:t>IEEE 3004.8</w:t>
      </w:r>
      <w:r w:rsidRPr="1E217B01" w:rsidR="0BC3155B">
        <w:rPr>
          <w:rFonts w:ascii="Liberation Sans" w:hAnsi="Liberation Sans" w:eastAsia="Liberation Sans" w:cs="Liberation Sans"/>
        </w:rPr>
        <w:t>, IEEE 1625</w:t>
      </w:r>
    </w:p>
    <w:p w:rsidR="6978A358" w:rsidP="1E217B01" w:rsidRDefault="6978A358" w14:paraId="3BB59D3A" w14:textId="526157E1">
      <w:pPr>
        <w:pStyle w:val="BodyText"/>
        <w:spacing w:after="120"/>
        <w:rPr>
          <w:rFonts w:ascii="Liberation Sans" w:hAnsi="Liberation Sans" w:eastAsia="Liberation Sans" w:cs="Liberation Sans"/>
          <w:b w:val="1"/>
          <w:bCs w:val="1"/>
        </w:rPr>
      </w:pPr>
      <w:r w:rsidRPr="1E217B01" w:rsidR="6978A358">
        <w:rPr>
          <w:rFonts w:ascii="Liberation Sans" w:hAnsi="Liberation Sans" w:eastAsia="Liberation Sans" w:cs="Liberation Sans"/>
          <w:b w:val="1"/>
          <w:bCs w:val="1"/>
        </w:rPr>
        <w:t>Complex engineering problem:</w:t>
      </w:r>
    </w:p>
    <w:p w:rsidR="107D4499" w:rsidP="1E217B01" w:rsidRDefault="107D4499" w14:paraId="19CC5BCA" w14:textId="453C7D09">
      <w:pPr>
        <w:pStyle w:val="BodyText"/>
        <w:spacing w:after="120"/>
        <w:rPr>
          <w:rFonts w:ascii="Liberation Sans" w:hAnsi="Liberation Sans" w:eastAsia="Liberation Sans" w:cs="Liberation Sans"/>
          <w:b w:val="0"/>
          <w:bCs w:val="0"/>
        </w:rPr>
      </w:pPr>
      <w:r w:rsidRPr="1E217B01" w:rsidR="107D4499">
        <w:rPr>
          <w:rFonts w:ascii="Liberation Sans" w:hAnsi="Liberation Sans" w:eastAsia="Liberation Sans" w:cs="Liberation Sans"/>
          <w:b w:val="0"/>
          <w:bCs w:val="0"/>
        </w:rPr>
        <w:t xml:space="preserve">Our project meets the </w:t>
      </w:r>
      <w:r w:rsidRPr="1E217B01" w:rsidR="024D7899">
        <w:rPr>
          <w:rFonts w:ascii="Liberation Sans" w:hAnsi="Liberation Sans" w:eastAsia="Liberation Sans" w:cs="Liberation Sans"/>
          <w:b w:val="0"/>
          <w:bCs w:val="0"/>
        </w:rPr>
        <w:t>definition</w:t>
      </w:r>
      <w:r w:rsidRPr="1E217B01" w:rsidR="107D4499">
        <w:rPr>
          <w:rFonts w:ascii="Liberation Sans" w:hAnsi="Liberation Sans" w:eastAsia="Liberation Sans" w:cs="Liberation Sans"/>
          <w:b w:val="0"/>
          <w:bCs w:val="0"/>
        </w:rPr>
        <w:t xml:space="preserve"> of “complex engineering </w:t>
      </w:r>
      <w:r w:rsidRPr="1E217B01" w:rsidR="107D4499">
        <w:rPr>
          <w:rFonts w:ascii="Liberation Sans" w:hAnsi="Liberation Sans" w:eastAsia="Liberation Sans" w:cs="Liberation Sans"/>
          <w:b w:val="0"/>
          <w:bCs w:val="0"/>
        </w:rPr>
        <w:t xml:space="preserve">problem” </w:t>
      </w:r>
      <w:r w:rsidRPr="1E217B01" w:rsidR="23D81AED">
        <w:rPr>
          <w:rFonts w:ascii="Liberation Sans" w:hAnsi="Liberation Sans" w:eastAsia="Liberation Sans" w:cs="Liberation Sans"/>
          <w:b w:val="0"/>
          <w:bCs w:val="0"/>
        </w:rPr>
        <w:t xml:space="preserve">because it has </w:t>
      </w:r>
      <w:r w:rsidRPr="1E217B01" w:rsidR="23D81AED">
        <w:rPr>
          <w:rFonts w:ascii="Liberation Sans" w:hAnsi="Liberation Sans" w:eastAsia="Liberation Sans" w:cs="Liberation Sans"/>
          <w:b w:val="0"/>
          <w:bCs w:val="0"/>
        </w:rPr>
        <w:t>may</w:t>
      </w:r>
      <w:r w:rsidRPr="1E217B01" w:rsidR="23D81AED">
        <w:rPr>
          <w:rFonts w:ascii="Liberation Sans" w:hAnsi="Liberation Sans" w:eastAsia="Liberation Sans" w:cs="Liberation Sans"/>
          <w:b w:val="0"/>
          <w:bCs w:val="0"/>
        </w:rPr>
        <w:t xml:space="preserve"> </w:t>
      </w:r>
      <w:r w:rsidRPr="1E217B01" w:rsidR="23D81AED">
        <w:rPr>
          <w:rFonts w:ascii="Liberation Sans" w:hAnsi="Liberation Sans" w:eastAsia="Liberation Sans" w:cs="Liberation Sans"/>
          <w:b w:val="0"/>
          <w:bCs w:val="0"/>
        </w:rPr>
        <w:t>component</w:t>
      </w:r>
      <w:r w:rsidRPr="1E217B01" w:rsidR="23D81AED">
        <w:rPr>
          <w:rFonts w:ascii="Liberation Sans" w:hAnsi="Liberation Sans" w:eastAsia="Liberation Sans" w:cs="Liberation Sans"/>
          <w:b w:val="0"/>
          <w:bCs w:val="0"/>
        </w:rPr>
        <w:t xml:space="preserve"> parts including a vision </w:t>
      </w:r>
      <w:r w:rsidRPr="1E217B01" w:rsidR="23D81AED">
        <w:rPr>
          <w:rFonts w:ascii="Liberation Sans" w:hAnsi="Liberation Sans" w:eastAsia="Liberation Sans" w:cs="Liberation Sans"/>
          <w:b w:val="0"/>
          <w:bCs w:val="0"/>
        </w:rPr>
        <w:t>component</w:t>
      </w:r>
      <w:r w:rsidRPr="1E217B01" w:rsidR="23D81AED">
        <w:rPr>
          <w:rFonts w:ascii="Liberation Sans" w:hAnsi="Liberation Sans" w:eastAsia="Liberation Sans" w:cs="Liberation Sans"/>
          <w:b w:val="0"/>
          <w:bCs w:val="0"/>
        </w:rPr>
        <w:t xml:space="preserve">, a robotic </w:t>
      </w:r>
      <w:r w:rsidRPr="1E217B01" w:rsidR="23D81AED">
        <w:rPr>
          <w:rFonts w:ascii="Liberation Sans" w:hAnsi="Liberation Sans" w:eastAsia="Liberation Sans" w:cs="Liberation Sans"/>
          <w:b w:val="0"/>
          <w:bCs w:val="0"/>
        </w:rPr>
        <w:t>component</w:t>
      </w:r>
      <w:r w:rsidRPr="1E217B01" w:rsidR="23D81AED">
        <w:rPr>
          <w:rFonts w:ascii="Liberation Sans" w:hAnsi="Liberation Sans" w:eastAsia="Liberation Sans" w:cs="Liberation Sans"/>
          <w:b w:val="0"/>
          <w:bCs w:val="0"/>
        </w:rPr>
        <w:t xml:space="preserve">, and a processing </w:t>
      </w:r>
      <w:r w:rsidRPr="1E217B01" w:rsidR="23D81AED">
        <w:rPr>
          <w:rFonts w:ascii="Liberation Sans" w:hAnsi="Liberation Sans" w:eastAsia="Liberation Sans" w:cs="Liberation Sans"/>
          <w:b w:val="0"/>
          <w:bCs w:val="0"/>
        </w:rPr>
        <w:t>component</w:t>
      </w:r>
      <w:r w:rsidRPr="1E217B01" w:rsidR="23D81AED">
        <w:rPr>
          <w:rFonts w:ascii="Liberation Sans" w:hAnsi="Liberation Sans" w:eastAsia="Liberation Sans" w:cs="Liberation Sans"/>
          <w:b w:val="0"/>
          <w:bCs w:val="0"/>
        </w:rPr>
        <w:t>. It also involves a diverse group of stakeholders and has no obvious solution</w:t>
      </w:r>
      <w:r w:rsidRPr="1E217B01" w:rsidR="23D81AED">
        <w:rPr>
          <w:rFonts w:ascii="Liberation Sans" w:hAnsi="Liberation Sans" w:eastAsia="Liberation Sans" w:cs="Liberation Sans"/>
          <w:b w:val="0"/>
          <w:bCs w:val="0"/>
        </w:rPr>
        <w:t>. E</w:t>
      </w:r>
      <w:r w:rsidRPr="1E217B01" w:rsidR="23D81AED">
        <w:rPr>
          <w:rFonts w:ascii="Liberation Sans" w:hAnsi="Liberation Sans" w:eastAsia="Liberation Sans" w:cs="Liberation Sans"/>
          <w:b w:val="0"/>
          <w:bCs w:val="0"/>
        </w:rPr>
        <w:t>xist</w:t>
      </w:r>
      <w:r w:rsidRPr="1E217B01" w:rsidR="3FB76DA5">
        <w:rPr>
          <w:rFonts w:ascii="Liberation Sans" w:hAnsi="Liberation Sans" w:eastAsia="Liberation Sans" w:cs="Liberation Sans"/>
          <w:b w:val="0"/>
          <w:bCs w:val="0"/>
        </w:rPr>
        <w:t>ing solutions are either for digital reading or cannot be used mostly hands-free.</w:t>
      </w:r>
      <w:r w:rsidRPr="1E217B01" w:rsidR="42936007">
        <w:rPr>
          <w:rFonts w:ascii="Liberation Sans" w:hAnsi="Liberation Sans" w:eastAsia="Liberation Sans" w:cs="Liberation Sans"/>
          <w:b w:val="0"/>
          <w:bCs w:val="0"/>
        </w:rPr>
        <w:t xml:space="preserve"> </w:t>
      </w:r>
      <w:r w:rsidRPr="1E217B01" w:rsidR="42936007">
        <w:rPr>
          <w:rFonts w:ascii="Liberation Sans" w:hAnsi="Liberation Sans" w:eastAsia="Liberation Sans" w:cs="Liberation Sans"/>
          <w:b w:val="0"/>
          <w:bCs w:val="0"/>
        </w:rPr>
        <w:t>It</w:t>
      </w:r>
      <w:r w:rsidRPr="1E217B01" w:rsidR="42936007">
        <w:rPr>
          <w:rFonts w:ascii="Liberation Sans" w:hAnsi="Liberation Sans" w:eastAsia="Liberation Sans" w:cs="Liberation Sans"/>
          <w:b w:val="0"/>
          <w:bCs w:val="0"/>
        </w:rPr>
        <w:t xml:space="preserve"> builds up</w:t>
      </w:r>
      <w:r w:rsidRPr="1E217B01" w:rsidR="42936007">
        <w:rPr>
          <w:rFonts w:ascii="Liberation Sans" w:hAnsi="Liberation Sans" w:eastAsia="Liberation Sans" w:cs="Liberation Sans"/>
          <w:b w:val="0"/>
          <w:bCs w:val="0"/>
        </w:rPr>
        <w:t xml:space="preserve">on </w:t>
      </w:r>
      <w:r w:rsidRPr="1E217B01" w:rsidR="42936007">
        <w:rPr>
          <w:rFonts w:ascii="Liberation Sans" w:hAnsi="Liberation Sans" w:eastAsia="Liberation Sans" w:cs="Liberation Sans"/>
          <w:b w:val="0"/>
          <w:bCs w:val="0"/>
        </w:rPr>
        <w:t>p</w:t>
      </w:r>
      <w:r w:rsidRPr="1E217B01" w:rsidR="42936007">
        <w:rPr>
          <w:rFonts w:ascii="Liberation Sans" w:hAnsi="Liberation Sans" w:eastAsia="Liberation Sans" w:cs="Liberation Sans"/>
          <w:b w:val="0"/>
          <w:bCs w:val="0"/>
        </w:rPr>
        <w:t>r</w:t>
      </w:r>
      <w:r w:rsidRPr="1E217B01" w:rsidR="42936007">
        <w:rPr>
          <w:rFonts w:ascii="Liberation Sans" w:hAnsi="Liberation Sans" w:eastAsia="Liberation Sans" w:cs="Liberation Sans"/>
          <w:b w:val="0"/>
          <w:bCs w:val="0"/>
        </w:rPr>
        <w:t>evi</w:t>
      </w:r>
      <w:r w:rsidRPr="1E217B01" w:rsidR="42936007">
        <w:rPr>
          <w:rFonts w:ascii="Liberation Sans" w:hAnsi="Liberation Sans" w:eastAsia="Liberation Sans" w:cs="Liberation Sans"/>
          <w:b w:val="0"/>
          <w:bCs w:val="0"/>
        </w:rPr>
        <w:t>ous</w:t>
      </w:r>
      <w:r w:rsidRPr="1E217B01" w:rsidR="42936007">
        <w:rPr>
          <w:rFonts w:ascii="Liberation Sans" w:hAnsi="Liberation Sans" w:eastAsia="Liberation Sans" w:cs="Liberation Sans"/>
          <w:b w:val="0"/>
          <w:bCs w:val="0"/>
        </w:rPr>
        <w:t xml:space="preserve"> </w:t>
      </w:r>
      <w:r w:rsidRPr="1E217B01" w:rsidR="42936007">
        <w:rPr>
          <w:rFonts w:ascii="Liberation Sans" w:hAnsi="Liberation Sans" w:eastAsia="Liberation Sans" w:cs="Liberation Sans"/>
          <w:b w:val="0"/>
          <w:bCs w:val="0"/>
        </w:rPr>
        <w:t>c</w:t>
      </w:r>
      <w:r w:rsidRPr="1E217B01" w:rsidR="42936007">
        <w:rPr>
          <w:rFonts w:ascii="Liberation Sans" w:hAnsi="Liberation Sans" w:eastAsia="Liberation Sans" w:cs="Liberation Sans"/>
          <w:b w:val="0"/>
          <w:bCs w:val="0"/>
        </w:rPr>
        <w:t>oursework as it requires</w:t>
      </w:r>
      <w:r w:rsidRPr="1E217B01" w:rsidR="654272E6">
        <w:rPr>
          <w:rFonts w:ascii="Liberation Sans" w:hAnsi="Liberation Sans" w:eastAsia="Liberation Sans" w:cs="Liberation Sans"/>
          <w:b w:val="0"/>
          <w:bCs w:val="0"/>
        </w:rPr>
        <w:t xml:space="preserve"> </w:t>
      </w:r>
      <w:r w:rsidRPr="1E217B01" w:rsidR="654272E6">
        <w:rPr>
          <w:rFonts w:ascii="Liberation Sans" w:hAnsi="Liberation Sans" w:eastAsia="Liberation Sans" w:cs="Liberation Sans"/>
          <w:b w:val="0"/>
          <w:bCs w:val="0"/>
        </w:rPr>
        <w:t>knowled</w:t>
      </w:r>
      <w:r w:rsidRPr="1E217B01" w:rsidR="654272E6">
        <w:rPr>
          <w:rFonts w:ascii="Liberation Sans" w:hAnsi="Liberation Sans" w:eastAsia="Liberation Sans" w:cs="Liberation Sans"/>
          <w:b w:val="0"/>
          <w:bCs w:val="0"/>
        </w:rPr>
        <w:t>ge</w:t>
      </w:r>
      <w:r w:rsidRPr="1E217B01" w:rsidR="654272E6">
        <w:rPr>
          <w:rFonts w:ascii="Liberation Sans" w:hAnsi="Liberation Sans" w:eastAsia="Liberation Sans" w:cs="Liberation Sans"/>
          <w:b w:val="0"/>
          <w:bCs w:val="0"/>
        </w:rPr>
        <w:t xml:space="preserve"> </w:t>
      </w:r>
      <w:r w:rsidRPr="1E217B01" w:rsidR="654272E6">
        <w:rPr>
          <w:rFonts w:ascii="Liberation Sans" w:hAnsi="Liberation Sans" w:eastAsia="Liberation Sans" w:cs="Liberation Sans"/>
          <w:b w:val="0"/>
          <w:bCs w:val="0"/>
        </w:rPr>
        <w:t>w</w:t>
      </w:r>
      <w:r w:rsidRPr="1E217B01" w:rsidR="654272E6">
        <w:rPr>
          <w:rFonts w:ascii="Liberation Sans" w:hAnsi="Liberation Sans" w:eastAsia="Liberation Sans" w:cs="Liberation Sans"/>
          <w:b w:val="0"/>
          <w:bCs w:val="0"/>
        </w:rPr>
        <w:t>e</w:t>
      </w:r>
      <w:r w:rsidRPr="1E217B01" w:rsidR="654272E6">
        <w:rPr>
          <w:rFonts w:ascii="Liberation Sans" w:hAnsi="Liberation Sans" w:eastAsia="Liberation Sans" w:cs="Liberation Sans"/>
          <w:b w:val="0"/>
          <w:bCs w:val="0"/>
        </w:rPr>
        <w:t>’</w:t>
      </w:r>
      <w:r w:rsidRPr="1E217B01" w:rsidR="654272E6">
        <w:rPr>
          <w:rFonts w:ascii="Liberation Sans" w:hAnsi="Liberation Sans" w:eastAsia="Liberation Sans" w:cs="Liberation Sans"/>
          <w:b w:val="0"/>
          <w:bCs w:val="0"/>
        </w:rPr>
        <w:t>ve</w:t>
      </w:r>
      <w:r w:rsidRPr="1E217B01" w:rsidR="654272E6">
        <w:rPr>
          <w:rFonts w:ascii="Liberation Sans" w:hAnsi="Liberation Sans" w:eastAsia="Liberation Sans" w:cs="Liberation Sans"/>
          <w:b w:val="0"/>
          <w:bCs w:val="0"/>
        </w:rPr>
        <w:t xml:space="preserve"> </w:t>
      </w:r>
      <w:r w:rsidRPr="1E217B01" w:rsidR="448C04F9">
        <w:rPr>
          <w:rFonts w:ascii="Liberation Sans" w:hAnsi="Liberation Sans" w:eastAsia="Liberation Sans" w:cs="Liberation Sans"/>
          <w:b w:val="0"/>
          <w:bCs w:val="0"/>
        </w:rPr>
        <w:t>a</w:t>
      </w:r>
      <w:r w:rsidRPr="1E217B01" w:rsidR="448C04F9">
        <w:rPr>
          <w:rFonts w:ascii="Liberation Sans" w:hAnsi="Liberation Sans" w:eastAsia="Liberation Sans" w:cs="Liberation Sans"/>
          <w:b w:val="0"/>
          <w:bCs w:val="0"/>
        </w:rPr>
        <w:t>c</w:t>
      </w:r>
      <w:r w:rsidRPr="1E217B01" w:rsidR="448C04F9">
        <w:rPr>
          <w:rFonts w:ascii="Liberation Sans" w:hAnsi="Liberation Sans" w:eastAsia="Liberation Sans" w:cs="Liberation Sans"/>
          <w:b w:val="0"/>
          <w:bCs w:val="0"/>
        </w:rPr>
        <w:t>qui</w:t>
      </w:r>
      <w:r w:rsidRPr="1E217B01" w:rsidR="448C04F9">
        <w:rPr>
          <w:rFonts w:ascii="Liberation Sans" w:hAnsi="Liberation Sans" w:eastAsia="Liberation Sans" w:cs="Liberation Sans"/>
          <w:b w:val="0"/>
          <w:bCs w:val="0"/>
        </w:rPr>
        <w:t>red</w:t>
      </w:r>
      <w:r w:rsidRPr="1E217B01" w:rsidR="448C04F9">
        <w:rPr>
          <w:rFonts w:ascii="Liberation Sans" w:hAnsi="Liberation Sans" w:eastAsia="Liberation Sans" w:cs="Liberation Sans"/>
          <w:b w:val="0"/>
          <w:bCs w:val="0"/>
        </w:rPr>
        <w:t xml:space="preserve"> </w:t>
      </w:r>
      <w:r w:rsidRPr="1E217B01" w:rsidR="448C04F9">
        <w:rPr>
          <w:rFonts w:ascii="Liberation Sans" w:hAnsi="Liberation Sans" w:eastAsia="Liberation Sans" w:cs="Liberation Sans"/>
          <w:b w:val="0"/>
          <w:bCs w:val="0"/>
        </w:rPr>
        <w:t>i</w:t>
      </w:r>
      <w:r w:rsidRPr="1E217B01" w:rsidR="448C04F9">
        <w:rPr>
          <w:rFonts w:ascii="Liberation Sans" w:hAnsi="Liberation Sans" w:eastAsia="Liberation Sans" w:cs="Liberation Sans"/>
          <w:b w:val="0"/>
          <w:bCs w:val="0"/>
        </w:rPr>
        <w:t xml:space="preserve">n </w:t>
      </w:r>
      <w:r w:rsidRPr="1E217B01" w:rsidR="448C04F9">
        <w:rPr>
          <w:rFonts w:ascii="Liberation Sans" w:hAnsi="Liberation Sans" w:eastAsia="Liberation Sans" w:cs="Liberation Sans"/>
          <w:b w:val="0"/>
          <w:bCs w:val="0"/>
        </w:rPr>
        <w:t>p</w:t>
      </w:r>
      <w:r w:rsidRPr="1E217B01" w:rsidR="448C04F9">
        <w:rPr>
          <w:rFonts w:ascii="Liberation Sans" w:hAnsi="Liberation Sans" w:eastAsia="Liberation Sans" w:cs="Liberation Sans"/>
          <w:b w:val="0"/>
          <w:bCs w:val="0"/>
        </w:rPr>
        <w:t>r</w:t>
      </w:r>
      <w:r w:rsidRPr="1E217B01" w:rsidR="448C04F9">
        <w:rPr>
          <w:rFonts w:ascii="Liberation Sans" w:hAnsi="Liberation Sans" w:eastAsia="Liberation Sans" w:cs="Liberation Sans"/>
          <w:b w:val="0"/>
          <w:bCs w:val="0"/>
        </w:rPr>
        <w:t>evi</w:t>
      </w:r>
      <w:r w:rsidRPr="1E217B01" w:rsidR="448C04F9">
        <w:rPr>
          <w:rFonts w:ascii="Liberation Sans" w:hAnsi="Liberation Sans" w:eastAsia="Liberation Sans" w:cs="Liberation Sans"/>
          <w:b w:val="0"/>
          <w:bCs w:val="0"/>
        </w:rPr>
        <w:t>ous</w:t>
      </w:r>
      <w:r w:rsidRPr="1E217B01" w:rsidR="448C04F9">
        <w:rPr>
          <w:rFonts w:ascii="Liberation Sans" w:hAnsi="Liberation Sans" w:eastAsia="Liberation Sans" w:cs="Liberation Sans"/>
          <w:b w:val="0"/>
          <w:bCs w:val="0"/>
        </w:rPr>
        <w:t xml:space="preserve"> </w:t>
      </w:r>
      <w:r w:rsidRPr="1E217B01" w:rsidR="448C04F9">
        <w:rPr>
          <w:rFonts w:ascii="Liberation Sans" w:hAnsi="Liberation Sans" w:eastAsia="Liberation Sans" w:cs="Liberation Sans"/>
          <w:b w:val="0"/>
          <w:bCs w:val="0"/>
        </w:rPr>
        <w:t>c</w:t>
      </w:r>
      <w:r w:rsidRPr="1E217B01" w:rsidR="448C04F9">
        <w:rPr>
          <w:rFonts w:ascii="Liberation Sans" w:hAnsi="Liberation Sans" w:eastAsia="Liberation Sans" w:cs="Liberation Sans"/>
          <w:b w:val="0"/>
          <w:bCs w:val="0"/>
        </w:rPr>
        <w:t>lasses such as about microcontrollers, motor control, and embedded systems, but it will require us to do more resear</w:t>
      </w:r>
      <w:r w:rsidRPr="1E217B01" w:rsidR="448C04F9">
        <w:rPr>
          <w:rFonts w:ascii="Liberation Sans" w:hAnsi="Liberation Sans" w:eastAsia="Liberation Sans" w:cs="Liberation Sans"/>
          <w:b w:val="0"/>
          <w:bCs w:val="0"/>
        </w:rPr>
        <w:t xml:space="preserve">ch </w:t>
      </w:r>
      <w:r w:rsidRPr="1E217B01" w:rsidR="448C04F9">
        <w:rPr>
          <w:rFonts w:ascii="Liberation Sans" w:hAnsi="Liberation Sans" w:eastAsia="Liberation Sans" w:cs="Liberation Sans"/>
          <w:b w:val="0"/>
          <w:bCs w:val="0"/>
        </w:rPr>
        <w:t>r</w:t>
      </w:r>
      <w:r w:rsidRPr="1E217B01" w:rsidR="448C04F9">
        <w:rPr>
          <w:rFonts w:ascii="Liberation Sans" w:hAnsi="Liberation Sans" w:eastAsia="Liberation Sans" w:cs="Liberation Sans"/>
          <w:b w:val="0"/>
          <w:bCs w:val="0"/>
        </w:rPr>
        <w:t>e</w:t>
      </w:r>
      <w:r w:rsidRPr="1E217B01" w:rsidR="448C04F9">
        <w:rPr>
          <w:rFonts w:ascii="Liberation Sans" w:hAnsi="Liberation Sans" w:eastAsia="Liberation Sans" w:cs="Liberation Sans"/>
          <w:b w:val="0"/>
          <w:bCs w:val="0"/>
        </w:rPr>
        <w:t>gard</w:t>
      </w:r>
      <w:r w:rsidRPr="1E217B01" w:rsidR="448C04F9">
        <w:rPr>
          <w:rFonts w:ascii="Liberation Sans" w:hAnsi="Liberation Sans" w:eastAsia="Liberation Sans" w:cs="Liberation Sans"/>
          <w:b w:val="0"/>
          <w:bCs w:val="0"/>
        </w:rPr>
        <w:t>ing</w:t>
      </w:r>
      <w:r w:rsidRPr="1E217B01" w:rsidR="448C04F9">
        <w:rPr>
          <w:rFonts w:ascii="Liberation Sans" w:hAnsi="Liberation Sans" w:eastAsia="Liberation Sans" w:cs="Liberation Sans"/>
          <w:b w:val="0"/>
          <w:bCs w:val="0"/>
        </w:rPr>
        <w:t xml:space="preserve"> </w:t>
      </w:r>
      <w:r w:rsidRPr="1E217B01" w:rsidR="448C04F9">
        <w:rPr>
          <w:rFonts w:ascii="Liberation Sans" w:hAnsi="Liberation Sans" w:eastAsia="Liberation Sans" w:cs="Liberation Sans"/>
          <w:b w:val="0"/>
          <w:bCs w:val="0"/>
        </w:rPr>
        <w:t>c</w:t>
      </w:r>
      <w:r w:rsidRPr="1E217B01" w:rsidR="448C04F9">
        <w:rPr>
          <w:rFonts w:ascii="Liberation Sans" w:hAnsi="Liberation Sans" w:eastAsia="Liberation Sans" w:cs="Liberation Sans"/>
          <w:b w:val="0"/>
          <w:bCs w:val="0"/>
        </w:rPr>
        <w:t xml:space="preserve">oncepts or applications </w:t>
      </w:r>
      <w:r w:rsidRPr="1E217B01" w:rsidR="448C04F9">
        <w:rPr>
          <w:rFonts w:ascii="Liberation Sans" w:hAnsi="Liberation Sans" w:eastAsia="Liberation Sans" w:cs="Liberation Sans"/>
          <w:b w:val="0"/>
          <w:bCs w:val="0"/>
        </w:rPr>
        <w:t xml:space="preserve">we </w:t>
      </w:r>
      <w:r w:rsidRPr="1E217B01" w:rsidR="448C04F9">
        <w:rPr>
          <w:rFonts w:ascii="Liberation Sans" w:hAnsi="Liberation Sans" w:eastAsia="Liberation Sans" w:cs="Liberation Sans"/>
          <w:b w:val="0"/>
          <w:bCs w:val="0"/>
        </w:rPr>
        <w:t>d</w:t>
      </w:r>
      <w:r w:rsidRPr="1E217B01" w:rsidR="448C04F9">
        <w:rPr>
          <w:rFonts w:ascii="Liberation Sans" w:hAnsi="Liberation Sans" w:eastAsia="Liberation Sans" w:cs="Liberation Sans"/>
          <w:b w:val="0"/>
          <w:bCs w:val="0"/>
        </w:rPr>
        <w:t>i</w:t>
      </w:r>
      <w:r w:rsidRPr="1E217B01" w:rsidR="448C04F9">
        <w:rPr>
          <w:rFonts w:ascii="Liberation Sans" w:hAnsi="Liberation Sans" w:eastAsia="Liberation Sans" w:cs="Liberation Sans"/>
          <w:b w:val="0"/>
          <w:bCs w:val="0"/>
        </w:rPr>
        <w:t>d</w:t>
      </w:r>
      <w:r w:rsidRPr="1E217B01" w:rsidR="448C04F9">
        <w:rPr>
          <w:rFonts w:ascii="Liberation Sans" w:hAnsi="Liberation Sans" w:eastAsia="Liberation Sans" w:cs="Liberation Sans"/>
          <w:b w:val="0"/>
          <w:bCs w:val="0"/>
        </w:rPr>
        <w:t>n’t</w:t>
      </w:r>
      <w:r w:rsidRPr="1E217B01" w:rsidR="448C04F9">
        <w:rPr>
          <w:rFonts w:ascii="Liberation Sans" w:hAnsi="Liberation Sans" w:eastAsia="Liberation Sans" w:cs="Liberation Sans"/>
          <w:b w:val="0"/>
          <w:bCs w:val="0"/>
        </w:rPr>
        <w:t xml:space="preserve"> </w:t>
      </w:r>
      <w:r w:rsidRPr="1E217B01" w:rsidR="448C04F9">
        <w:rPr>
          <w:rFonts w:ascii="Liberation Sans" w:hAnsi="Liberation Sans" w:eastAsia="Liberation Sans" w:cs="Liberation Sans"/>
          <w:b w:val="0"/>
          <w:bCs w:val="0"/>
        </w:rPr>
        <w:t>d</w:t>
      </w:r>
      <w:r w:rsidRPr="1E217B01" w:rsidR="448C04F9">
        <w:rPr>
          <w:rFonts w:ascii="Liberation Sans" w:hAnsi="Liberation Sans" w:eastAsia="Liberation Sans" w:cs="Liberation Sans"/>
          <w:b w:val="0"/>
          <w:bCs w:val="0"/>
        </w:rPr>
        <w:t xml:space="preserve">o in class. </w:t>
      </w:r>
      <w:r w:rsidRPr="1E217B01" w:rsidR="7F87F325">
        <w:rPr>
          <w:rFonts w:ascii="Liberation Sans" w:hAnsi="Liberation Sans" w:eastAsia="Liberation Sans" w:cs="Liberation Sans"/>
          <w:b w:val="0"/>
          <w:bCs w:val="0"/>
        </w:rPr>
        <w:t>For example, we learned about micro</w:t>
      </w:r>
      <w:r w:rsidRPr="1E217B01" w:rsidR="49A1A2BD">
        <w:rPr>
          <w:rFonts w:ascii="Liberation Sans" w:hAnsi="Liberation Sans" w:eastAsia="Liberation Sans" w:cs="Liberation Sans"/>
          <w:b w:val="0"/>
          <w:bCs w:val="0"/>
        </w:rPr>
        <w:t>controllers in 362 and sensors in 20008, but we will nee</w:t>
      </w:r>
      <w:r w:rsidRPr="1E217B01" w:rsidR="49A1A2BD">
        <w:rPr>
          <w:rFonts w:ascii="Liberation Sans" w:hAnsi="Liberation Sans" w:eastAsia="Liberation Sans" w:cs="Liberation Sans"/>
          <w:b w:val="0"/>
          <w:bCs w:val="0"/>
        </w:rPr>
        <w:t xml:space="preserve">d </w:t>
      </w:r>
      <w:r w:rsidRPr="1E217B01" w:rsidR="49A1A2BD">
        <w:rPr>
          <w:rFonts w:ascii="Liberation Sans" w:hAnsi="Liberation Sans" w:eastAsia="Liberation Sans" w:cs="Liberation Sans"/>
          <w:b w:val="0"/>
          <w:bCs w:val="0"/>
        </w:rPr>
        <w:t>t</w:t>
      </w:r>
      <w:r w:rsidRPr="1E217B01" w:rsidR="49A1A2BD">
        <w:rPr>
          <w:rFonts w:ascii="Liberation Sans" w:hAnsi="Liberation Sans" w:eastAsia="Liberation Sans" w:cs="Liberation Sans"/>
          <w:b w:val="0"/>
          <w:bCs w:val="0"/>
        </w:rPr>
        <w:t xml:space="preserve">o </w:t>
      </w:r>
      <w:r w:rsidRPr="1E217B01" w:rsidR="49A1A2BD">
        <w:rPr>
          <w:rFonts w:ascii="Liberation Sans" w:hAnsi="Liberation Sans" w:eastAsia="Liberation Sans" w:cs="Liberation Sans"/>
          <w:b w:val="0"/>
          <w:bCs w:val="0"/>
        </w:rPr>
        <w:t>b</w:t>
      </w:r>
      <w:r w:rsidRPr="1E217B01" w:rsidR="49A1A2BD">
        <w:rPr>
          <w:rFonts w:ascii="Liberation Sans" w:hAnsi="Liberation Sans" w:eastAsia="Liberation Sans" w:cs="Liberation Sans"/>
          <w:b w:val="0"/>
          <w:bCs w:val="0"/>
        </w:rPr>
        <w:t>u</w:t>
      </w:r>
      <w:r w:rsidRPr="1E217B01" w:rsidR="49A1A2BD">
        <w:rPr>
          <w:rFonts w:ascii="Liberation Sans" w:hAnsi="Liberation Sans" w:eastAsia="Liberation Sans" w:cs="Liberation Sans"/>
          <w:b w:val="0"/>
          <w:bCs w:val="0"/>
        </w:rPr>
        <w:t>i</w:t>
      </w:r>
      <w:r w:rsidRPr="1E217B01" w:rsidR="49A1A2BD">
        <w:rPr>
          <w:rFonts w:ascii="Liberation Sans" w:hAnsi="Liberation Sans" w:eastAsia="Liberation Sans" w:cs="Liberation Sans"/>
          <w:b w:val="0"/>
          <w:bCs w:val="0"/>
        </w:rPr>
        <w:t>ld</w:t>
      </w:r>
      <w:r w:rsidRPr="1E217B01" w:rsidR="49A1A2BD">
        <w:rPr>
          <w:rFonts w:ascii="Liberation Sans" w:hAnsi="Liberation Sans" w:eastAsia="Liberation Sans" w:cs="Liberation Sans"/>
          <w:b w:val="0"/>
          <w:bCs w:val="0"/>
        </w:rPr>
        <w:t xml:space="preserve"> </w:t>
      </w:r>
      <w:r w:rsidRPr="1E217B01" w:rsidR="49A1A2BD">
        <w:rPr>
          <w:rFonts w:ascii="Liberation Sans" w:hAnsi="Liberation Sans" w:eastAsia="Liberation Sans" w:cs="Liberation Sans"/>
          <w:b w:val="0"/>
          <w:bCs w:val="0"/>
        </w:rPr>
        <w:t>on</w:t>
      </w:r>
      <w:r w:rsidRPr="1E217B01" w:rsidR="49A1A2BD">
        <w:rPr>
          <w:rFonts w:ascii="Liberation Sans" w:hAnsi="Liberation Sans" w:eastAsia="Liberation Sans" w:cs="Liberation Sans"/>
          <w:b w:val="0"/>
          <w:bCs w:val="0"/>
        </w:rPr>
        <w:t xml:space="preserve"> </w:t>
      </w:r>
      <w:r w:rsidRPr="1E217B01" w:rsidR="49A1A2BD">
        <w:rPr>
          <w:rFonts w:ascii="Liberation Sans" w:hAnsi="Liberation Sans" w:eastAsia="Liberation Sans" w:cs="Liberation Sans"/>
          <w:b w:val="0"/>
          <w:bCs w:val="0"/>
        </w:rPr>
        <w:t>t</w:t>
      </w:r>
      <w:r w:rsidRPr="1E217B01" w:rsidR="49A1A2BD">
        <w:rPr>
          <w:rFonts w:ascii="Liberation Sans" w:hAnsi="Liberation Sans" w:eastAsia="Liberation Sans" w:cs="Liberation Sans"/>
          <w:b w:val="0"/>
          <w:bCs w:val="0"/>
        </w:rPr>
        <w:t>hat knowledge to learn how to build the rob</w:t>
      </w:r>
      <w:r w:rsidRPr="1E217B01" w:rsidR="49A1A2BD">
        <w:rPr>
          <w:rFonts w:ascii="Liberation Sans" w:hAnsi="Liberation Sans" w:eastAsia="Liberation Sans" w:cs="Liberation Sans"/>
          <w:b w:val="0"/>
          <w:bCs w:val="0"/>
        </w:rPr>
        <w:t>ot</w:t>
      </w:r>
      <w:r w:rsidRPr="1E217B01" w:rsidR="49A1A2BD">
        <w:rPr>
          <w:rFonts w:ascii="Liberation Sans" w:hAnsi="Liberation Sans" w:eastAsia="Liberation Sans" w:cs="Liberation Sans"/>
          <w:b w:val="0"/>
          <w:bCs w:val="0"/>
        </w:rPr>
        <w:t>i</w:t>
      </w:r>
      <w:r w:rsidRPr="1E217B01" w:rsidR="49A1A2BD">
        <w:rPr>
          <w:rFonts w:ascii="Liberation Sans" w:hAnsi="Liberation Sans" w:eastAsia="Liberation Sans" w:cs="Liberation Sans"/>
          <w:b w:val="0"/>
          <w:bCs w:val="0"/>
        </w:rPr>
        <w:t xml:space="preserve">c </w:t>
      </w:r>
      <w:r w:rsidRPr="1E217B01" w:rsidR="49A1A2BD">
        <w:rPr>
          <w:rFonts w:ascii="Liberation Sans" w:hAnsi="Liberation Sans" w:eastAsia="Liberation Sans" w:cs="Liberation Sans"/>
          <w:b w:val="0"/>
          <w:bCs w:val="0"/>
        </w:rPr>
        <w:t>c</w:t>
      </w:r>
      <w:r w:rsidRPr="1E217B01" w:rsidR="49A1A2BD">
        <w:rPr>
          <w:rFonts w:ascii="Liberation Sans" w:hAnsi="Liberation Sans" w:eastAsia="Liberation Sans" w:cs="Liberation Sans"/>
          <w:b w:val="0"/>
          <w:bCs w:val="0"/>
        </w:rPr>
        <w:t>o</w:t>
      </w:r>
      <w:r w:rsidRPr="1E217B01" w:rsidR="49A1A2BD">
        <w:rPr>
          <w:rFonts w:ascii="Liberation Sans" w:hAnsi="Liberation Sans" w:eastAsia="Liberation Sans" w:cs="Liberation Sans"/>
          <w:b w:val="0"/>
          <w:bCs w:val="0"/>
        </w:rPr>
        <w:t>mp</w:t>
      </w:r>
      <w:r w:rsidRPr="1E217B01" w:rsidR="49A1A2BD">
        <w:rPr>
          <w:rFonts w:ascii="Liberation Sans" w:hAnsi="Liberation Sans" w:eastAsia="Liberation Sans" w:cs="Liberation Sans"/>
          <w:b w:val="0"/>
          <w:bCs w:val="0"/>
        </w:rPr>
        <w:t>on</w:t>
      </w:r>
      <w:r w:rsidRPr="1E217B01" w:rsidR="49A1A2BD">
        <w:rPr>
          <w:rFonts w:ascii="Liberation Sans" w:hAnsi="Liberation Sans" w:eastAsia="Liberation Sans" w:cs="Liberation Sans"/>
          <w:b w:val="0"/>
          <w:bCs w:val="0"/>
        </w:rPr>
        <w:t>e</w:t>
      </w:r>
      <w:r w:rsidRPr="1E217B01" w:rsidR="49A1A2BD">
        <w:rPr>
          <w:rFonts w:ascii="Liberation Sans" w:hAnsi="Liberation Sans" w:eastAsia="Liberation Sans" w:cs="Liberation Sans"/>
          <w:b w:val="0"/>
          <w:bCs w:val="0"/>
        </w:rPr>
        <w:t>nt</w:t>
      </w:r>
      <w:r w:rsidRPr="1E217B01" w:rsidR="49A1A2BD">
        <w:rPr>
          <w:rFonts w:ascii="Liberation Sans" w:hAnsi="Liberation Sans" w:eastAsia="Liberation Sans" w:cs="Liberation Sans"/>
          <w:b w:val="0"/>
          <w:bCs w:val="0"/>
        </w:rPr>
        <w:t xml:space="preserve"> </w:t>
      </w:r>
      <w:r w:rsidRPr="1E217B01" w:rsidR="49A1A2BD">
        <w:rPr>
          <w:rFonts w:ascii="Liberation Sans" w:hAnsi="Liberation Sans" w:eastAsia="Liberation Sans" w:cs="Liberation Sans"/>
          <w:b w:val="0"/>
          <w:bCs w:val="0"/>
        </w:rPr>
        <w:t>o</w:t>
      </w:r>
      <w:r w:rsidRPr="1E217B01" w:rsidR="49A1A2BD">
        <w:rPr>
          <w:rFonts w:ascii="Liberation Sans" w:hAnsi="Liberation Sans" w:eastAsia="Liberation Sans" w:cs="Liberation Sans"/>
          <w:b w:val="0"/>
          <w:bCs w:val="0"/>
        </w:rPr>
        <w:t xml:space="preserve">f </w:t>
      </w:r>
      <w:r w:rsidRPr="1E217B01" w:rsidR="49A1A2BD">
        <w:rPr>
          <w:rFonts w:ascii="Liberation Sans" w:hAnsi="Liberation Sans" w:eastAsia="Liberation Sans" w:cs="Liberation Sans"/>
          <w:b w:val="0"/>
          <w:bCs w:val="0"/>
        </w:rPr>
        <w:t>our</w:t>
      </w:r>
      <w:r w:rsidRPr="1E217B01" w:rsidR="49A1A2BD">
        <w:rPr>
          <w:rFonts w:ascii="Liberation Sans" w:hAnsi="Liberation Sans" w:eastAsia="Liberation Sans" w:cs="Liberation Sans"/>
          <w:b w:val="0"/>
          <w:bCs w:val="0"/>
        </w:rPr>
        <w:t xml:space="preserve"> project and integrate it with the rest of the system. </w:t>
      </w:r>
    </w:p>
    <w:p w:rsidR="42936007" w:rsidP="1E217B01" w:rsidRDefault="42936007" w14:paraId="052FF91C" w14:textId="57567FDA">
      <w:pPr>
        <w:pStyle w:val="BodyText"/>
        <w:spacing w:after="120"/>
        <w:rPr>
          <w:rFonts w:ascii="Liberation Sans" w:hAnsi="Liberation Sans" w:eastAsia="Liberation Sans" w:cs="Liberation Sans"/>
          <w:b w:val="1"/>
          <w:bCs w:val="1"/>
        </w:rPr>
      </w:pPr>
      <w:r w:rsidRPr="1E217B01" w:rsidR="42936007">
        <w:rPr>
          <w:rFonts w:ascii="Liberation Sans" w:hAnsi="Liberation Sans" w:eastAsia="Liberation Sans" w:cs="Liberation Sans"/>
          <w:b w:val="1"/>
          <w:bCs w:val="1"/>
        </w:rPr>
        <w:t>New knowledge needed:</w:t>
      </w:r>
    </w:p>
    <w:p w:rsidR="5ECE1EB4" w:rsidP="656EE285" w:rsidRDefault="5ECE1EB4" w14:paraId="0E7261D9" w14:textId="30D91299">
      <w:pPr>
        <w:pStyle w:val="BodyText"/>
        <w:spacing w:after="120"/>
      </w:pPr>
      <w:r w:rsidRPr="656EE285" w:rsidR="5ECE1EB4">
        <w:rPr>
          <w:rFonts w:ascii="Liberation Sans" w:hAnsi="Liberation Sans" w:eastAsia="Liberation Sans" w:cs="Liberation Sans"/>
        </w:rPr>
        <w:t xml:space="preserve">We </w:t>
      </w:r>
      <w:r w:rsidRPr="656EE285" w:rsidR="5ECE1EB4">
        <w:rPr>
          <w:rFonts w:ascii="Liberation Sans" w:hAnsi="Liberation Sans" w:eastAsia="Liberation Sans" w:cs="Liberation Sans"/>
        </w:rPr>
        <w:t>anticipate</w:t>
      </w:r>
      <w:r w:rsidRPr="656EE285" w:rsidR="5ECE1EB4">
        <w:rPr>
          <w:rFonts w:ascii="Liberation Sans" w:hAnsi="Liberation Sans" w:eastAsia="Liberation Sans" w:cs="Liberation Sans"/>
        </w:rPr>
        <w:t xml:space="preserve"> </w:t>
      </w:r>
      <w:r w:rsidRPr="656EE285" w:rsidR="5ECE1EB4">
        <w:rPr>
          <w:rFonts w:ascii="Liberation Sans" w:hAnsi="Liberation Sans" w:eastAsia="Liberation Sans" w:cs="Liberation Sans"/>
        </w:rPr>
        <w:t xml:space="preserve">needing to </w:t>
      </w:r>
      <w:r w:rsidRPr="656EE285" w:rsidR="5ECE1EB4">
        <w:rPr>
          <w:rFonts w:ascii="Liberation Sans" w:hAnsi="Liberation Sans" w:eastAsia="Liberation Sans" w:cs="Liberation Sans"/>
        </w:rPr>
        <w:t xml:space="preserve">learn about </w:t>
      </w:r>
      <w:r w:rsidRPr="656EE285" w:rsidR="224B85F3">
        <w:rPr>
          <w:rFonts w:ascii="Liberation Sans" w:hAnsi="Liberation Sans" w:eastAsia="Liberation Sans" w:cs="Liberation Sans"/>
        </w:rPr>
        <w:t xml:space="preserve">robotics for the page flipping </w:t>
      </w:r>
      <w:r w:rsidRPr="656EE285" w:rsidR="224B85F3">
        <w:rPr>
          <w:rFonts w:ascii="Liberation Sans" w:hAnsi="Liberation Sans" w:eastAsia="Liberation Sans" w:cs="Liberation Sans"/>
        </w:rPr>
        <w:t>component</w:t>
      </w:r>
      <w:r w:rsidRPr="656EE285" w:rsidR="224B85F3">
        <w:rPr>
          <w:rFonts w:ascii="Liberation Sans" w:hAnsi="Liberation Sans" w:eastAsia="Liberation Sans" w:cs="Liberation Sans"/>
        </w:rPr>
        <w:t xml:space="preserve"> of the system. </w:t>
      </w:r>
      <w:r w:rsidRPr="656EE285" w:rsidR="224B85F3">
        <w:rPr>
          <w:rFonts w:ascii="Liberation Sans" w:hAnsi="Liberation Sans" w:eastAsia="Liberation Sans" w:cs="Liberation Sans"/>
        </w:rPr>
        <w:t xml:space="preserve">We are </w:t>
      </w:r>
      <w:r w:rsidRPr="656EE285" w:rsidR="224B85F3">
        <w:rPr>
          <w:rFonts w:ascii="Liberation Sans" w:hAnsi="Liberation Sans" w:eastAsia="Liberation Sans" w:cs="Liberation Sans"/>
        </w:rPr>
        <w:t>somewhat familiar</w:t>
      </w:r>
      <w:r w:rsidRPr="656EE285" w:rsidR="224B85F3">
        <w:rPr>
          <w:rFonts w:ascii="Liberation Sans" w:hAnsi="Liberation Sans" w:eastAsia="Liberation Sans" w:cs="Liberation Sans"/>
        </w:rPr>
        <w:t xml:space="preserve"> with robotics basics and motor control but will need further </w:t>
      </w:r>
      <w:r w:rsidRPr="656EE285" w:rsidR="224B85F3">
        <w:rPr>
          <w:rFonts w:ascii="Liberation Sans" w:hAnsi="Liberation Sans" w:eastAsia="Liberation Sans" w:cs="Liberation Sans"/>
        </w:rPr>
        <w:t xml:space="preserve">knowledge on these subjects for our project </w:t>
      </w:r>
      <w:r w:rsidRPr="656EE285" w:rsidR="224B85F3">
        <w:rPr>
          <w:rFonts w:ascii="Liberation Sans" w:hAnsi="Liberation Sans" w:eastAsia="Liberation Sans" w:cs="Liberation Sans"/>
        </w:rPr>
        <w:t xml:space="preserve">application. </w:t>
      </w:r>
      <w:r w:rsidRPr="656EE285" w:rsidR="375E58F7">
        <w:rPr>
          <w:rFonts w:ascii="Liberation Sans" w:hAnsi="Liberation Sans" w:eastAsia="Liberation Sans" w:cs="Liberation Sans"/>
        </w:rPr>
        <w:t xml:space="preserve">We also </w:t>
      </w:r>
      <w:r w:rsidRPr="656EE285" w:rsidR="375E58F7">
        <w:rPr>
          <w:rFonts w:ascii="Liberation Sans" w:hAnsi="Liberation Sans" w:eastAsia="Liberation Sans" w:cs="Liberation Sans"/>
        </w:rPr>
        <w:t>anticipate</w:t>
      </w:r>
      <w:r w:rsidRPr="656EE285" w:rsidR="375E58F7">
        <w:rPr>
          <w:rFonts w:ascii="Liberation Sans" w:hAnsi="Liberation Sans" w:eastAsia="Liberation Sans" w:cs="Liberation Sans"/>
        </w:rPr>
        <w:t xml:space="preserve"> needing new knowledge about the implementation of eye </w:t>
      </w:r>
      <w:r w:rsidRPr="656EE285" w:rsidR="375E58F7">
        <w:rPr>
          <w:rFonts w:ascii="Liberation Sans" w:hAnsi="Liberation Sans" w:eastAsia="Liberation Sans" w:cs="Liberation Sans"/>
        </w:rPr>
        <w:t>tracking.</w:t>
      </w:r>
    </w:p>
    <w:p w:rsidR="74FBA6E8" w:rsidP="74FBA6E8" w:rsidRDefault="74FBA6E8" w14:paraId="4CC8CA01" w14:textId="662D41D9">
      <w:pPr>
        <w:pStyle w:val="BodyText"/>
        <w:spacing w:after="120"/>
        <w:rPr>
          <w:rFonts w:ascii="Calibri" w:hAnsi="Calibri" w:cs="Calibri"/>
          <w:color w:val="A33E03" w:themeColor="accent3"/>
        </w:rPr>
      </w:pPr>
    </w:p>
    <w:p w:rsidR="04F510CF" w:rsidRDefault="04F510CF" w14:paraId="5CECC971" w14:textId="798F257F">
      <w:r>
        <w:br w:type="page"/>
      </w:r>
    </w:p>
    <w:p w:rsidR="04F510CF" w:rsidP="04F510CF" w:rsidRDefault="459D8CC6" w14:paraId="7955168F" w14:textId="1AB179DE">
      <w:pPr>
        <w:pStyle w:val="BodyText"/>
        <w:spacing w:after="120"/>
      </w:pPr>
      <w:r w:rsidRPr="656EC744">
        <w:rPr>
          <w:rFonts w:ascii="Calibri" w:hAnsi="Calibri" w:cs="Calibri"/>
          <w:b/>
          <w:bCs/>
        </w:rPr>
        <w:t>A</w:t>
      </w:r>
      <w:r w:rsidRPr="656EC744" w:rsidR="13D98DF9">
        <w:rPr>
          <w:rFonts w:ascii="Calibri" w:hAnsi="Calibri" w:cs="Calibri"/>
          <w:b/>
          <w:bCs/>
        </w:rPr>
        <w:t>ppendix A</w:t>
      </w:r>
    </w:p>
    <w:p w:rsidR="13D98DF9" w:rsidP="656EC744" w:rsidRDefault="13D98DF9" w14:paraId="6AEBFCD5" w14:textId="649794B9">
      <w:pPr>
        <w:pStyle w:val="BodyText"/>
        <w:spacing w:after="120"/>
      </w:pPr>
      <w:hyperlink r:id="R4af847253f6041d9">
        <w:r w:rsidRPr="1E217B01" w:rsidR="13D98DF9">
          <w:rPr>
            <w:rStyle w:val="Hyperlink"/>
            <w:b w:val="1"/>
            <w:bCs w:val="1"/>
          </w:rPr>
          <w:t>https://books.by/guides/best-book-sizes</w:t>
        </w:r>
      </w:hyperlink>
      <w:r w:rsidRPr="1E217B01" w:rsidR="26D1F923">
        <w:rPr>
          <w:rFonts w:ascii="Calibri" w:hAnsi="Calibri" w:cs="Calibri"/>
          <w:b w:val="1"/>
          <w:bCs w:val="1"/>
        </w:rPr>
        <w:t xml:space="preserve"> </w:t>
      </w:r>
    </w:p>
    <w:p w:rsidR="74FBA6E8" w:rsidP="74FBA6E8" w:rsidRDefault="74FBA6E8" w14:paraId="23E7C818" w14:textId="4F44ECE7">
      <w:pPr>
        <w:pStyle w:val="BodyText"/>
        <w:spacing w:after="120"/>
        <w:rPr>
          <w:rFonts w:ascii="Calibri" w:hAnsi="Calibri" w:cs="Calibri"/>
          <w:color w:val="A33E03" w:themeColor="accent3"/>
        </w:rPr>
      </w:pPr>
    </w:p>
    <w:sectPr w:rsidR="74FBA6E8">
      <w:pgSz w:w="12240" w:h="15840" w:orient="portrait"/>
      <w:pgMar w:top="1440" w:right="1080" w:bottom="1440" w:left="1080" w:header="0" w:footer="0" w:gutter="0"/>
      <w:cols w:space="720"/>
      <w:formProt w:val="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S" w:author="Preksha Ronak Shah" w:date="2026-09-26T15:08:16" w:id="590468489">
    <w:p xmlns:w14="http://schemas.microsoft.com/office/word/2010/wordml" xmlns:w="http://schemas.openxmlformats.org/wordprocessingml/2006/main" w:rsidR="4F827CF5" w:rsidRDefault="45C59E0C" w14:paraId="4C61F612" w14:textId="037C273E">
      <w:pPr>
        <w:pStyle w:val="CommentText"/>
      </w:pPr>
      <w:r>
        <w:rPr>
          <w:rStyle w:val="CommentReference"/>
        </w:rPr>
        <w:annotationRef/>
      </w:r>
      <w:r w:rsidRPr="4D44D715" w:rsidR="5A3EF818">
        <w:t>Let us think about what our user should be able to do.</w:t>
      </w:r>
    </w:p>
  </w:comment>
  <w:comment xmlns:w="http://schemas.openxmlformats.org/wordprocessingml/2006/main" w:initials="PS" w:author="Preksha Ronak Shah" w:date="2026-09-26T15:14:42" w:id="150542888">
    <w:p xmlns:w14="http://schemas.microsoft.com/office/word/2010/wordml" xmlns:w="http://schemas.openxmlformats.org/wordprocessingml/2006/main" w:rsidR="75495F38" w:rsidRDefault="5F19C8C8" w14:paraId="707813BF" w14:textId="32503FA2">
      <w:pPr>
        <w:pStyle w:val="CommentText"/>
      </w:pPr>
      <w:r>
        <w:rPr>
          <w:rStyle w:val="CommentReference"/>
        </w:rPr>
        <w:annotationRef/>
      </w:r>
      <w:r w:rsidRPr="53B8EC20" w:rsidR="42B98AD2">
        <w:t>do we want more than 1 trigger system?</w:t>
      </w:r>
    </w:p>
  </w:comment>
  <w:comment xmlns:w="http://schemas.openxmlformats.org/wordprocessingml/2006/main" w:initials="PS" w:author="Preksha Ronak Shah" w:date="2026-09-26T15:15:38" w:id="983614891">
    <w:p xmlns:w14="http://schemas.microsoft.com/office/word/2010/wordml" xmlns:w="http://schemas.openxmlformats.org/wordprocessingml/2006/main" w:rsidR="4F280357" w:rsidRDefault="61864F0F" w14:paraId="2A2F4F7A" w14:textId="052DC0A7">
      <w:pPr>
        <w:pStyle w:val="CommentText"/>
      </w:pPr>
      <w:r>
        <w:rPr>
          <w:rStyle w:val="CommentReference"/>
        </w:rPr>
        <w:annotationRef/>
      </w:r>
      <w:r w:rsidRPr="39479C96" w:rsidR="623A2DE0">
        <w:t>narrow down scenarios or situations where the device should be able to work</w:t>
      </w:r>
    </w:p>
  </w:comment>
  <w:comment xmlns:w="http://schemas.openxmlformats.org/wordprocessingml/2006/main" w:initials="PS" w:author="Preksha Ronak Shah" w:date="2026-09-26T15:19:13" w:id="1704162836">
    <w:p xmlns:w14="http://schemas.microsoft.com/office/word/2010/wordml" xmlns:w="http://schemas.openxmlformats.org/wordprocessingml/2006/main" w:rsidR="47503A1F" w:rsidRDefault="76EB2DA1" w14:paraId="5C12AD71" w14:textId="7FE0935F">
      <w:pPr>
        <w:pStyle w:val="CommentText"/>
      </w:pPr>
      <w:r>
        <w:rPr>
          <w:rStyle w:val="CommentReference"/>
        </w:rPr>
        <w:annotationRef/>
      </w:r>
      <w:r w:rsidRPr="04653E08" w:rsidR="7706EB8D">
        <w:t>secondary</w:t>
      </w:r>
    </w:p>
  </w:comment>
  <w:comment xmlns:w="http://schemas.openxmlformats.org/wordprocessingml/2006/main" w:initials="PS" w:author="Preksha Ronak Shah" w:date="2026-09-26T15:20:49" w:id="1928239017">
    <w:p xmlns:w14="http://schemas.microsoft.com/office/word/2010/wordml" xmlns:w="http://schemas.openxmlformats.org/wordprocessingml/2006/main" w:rsidR="423D7542" w:rsidRDefault="0104873B" w14:paraId="0D343E65" w14:textId="26D2E20D">
      <w:pPr>
        <w:pStyle w:val="CommentText"/>
      </w:pPr>
      <w:r>
        <w:rPr>
          <w:rStyle w:val="CommentReference"/>
        </w:rPr>
        <w:annotationRef/>
      </w:r>
      <w:r w:rsidRPr="2EDD6F7A" w:rsidR="6F32119F">
        <w:t>don't damage the paper or the book in general (no scratches or tears)</w:t>
      </w:r>
    </w:p>
  </w:comment>
  <w:comment xmlns:w="http://schemas.openxmlformats.org/wordprocessingml/2006/main" w:initials="PS" w:author="Preksha Ronak Shah" w:date="2026-09-26T15:22:10" w:id="687047894">
    <w:p xmlns:w14="http://schemas.microsoft.com/office/word/2010/wordml" xmlns:w="http://schemas.openxmlformats.org/wordprocessingml/2006/main" w:rsidR="61AA60D1" w:rsidRDefault="4916042C" w14:paraId="261F3E88" w14:textId="3F38FC6D">
      <w:pPr>
        <w:pStyle w:val="CommentText"/>
      </w:pPr>
      <w:r>
        <w:rPr>
          <w:rStyle w:val="CommentReference"/>
        </w:rPr>
        <w:annotationRef/>
      </w:r>
      <w:r w:rsidRPr="4639D5B6" w:rsidR="6C70BFCA">
        <w:t>limit to flat on table or upright</w:t>
      </w:r>
    </w:p>
  </w:comment>
  <w:comment xmlns:w="http://schemas.openxmlformats.org/wordprocessingml/2006/main" w:initials="PS" w:author="Preksha Ronak Shah" w:date="2026-09-26T15:22:43" w:id="1421965135">
    <w:p xmlns:w14="http://schemas.microsoft.com/office/word/2010/wordml" xmlns:w="http://schemas.openxmlformats.org/wordprocessingml/2006/main" w:rsidR="43EC5B3B" w:rsidRDefault="20BED035" w14:paraId="3134BA09" w14:textId="08A71144">
      <w:pPr>
        <w:pStyle w:val="CommentText"/>
      </w:pPr>
      <w:r>
        <w:rPr>
          <w:rStyle w:val="CommentReference"/>
        </w:rPr>
        <w:annotationRef/>
      </w:r>
      <w:r w:rsidRPr="341DBA6B" w:rsidR="777D5349">
        <w:t>limit to a specific book (specific end cover, page type and thickness)</w:t>
      </w:r>
    </w:p>
  </w:comment>
  <w:comment xmlns:w="http://schemas.openxmlformats.org/wordprocessingml/2006/main" w:initials="PS" w:author="Preksha Ronak Shah" w:date="2026-09-26T16:02:34" w:id="403525549">
    <w:p xmlns:w14="http://schemas.microsoft.com/office/word/2010/wordml" xmlns:w="http://schemas.openxmlformats.org/wordprocessingml/2006/main" w:rsidR="4FFAAE6E" w:rsidRDefault="5A502316" w14:paraId="08EA9796" w14:textId="0ACACFAB">
      <w:pPr>
        <w:pStyle w:val="CommentText"/>
      </w:pPr>
      <w:r>
        <w:rPr>
          <w:rStyle w:val="CommentReference"/>
        </w:rPr>
        <w:annotationRef/>
      </w:r>
      <w:r w:rsidRPr="294B43F1" w:rsidR="641DCB42">
        <w:t>cutting it too close?</w:t>
      </w:r>
    </w:p>
  </w:comment>
</w:comments>
</file>

<file path=word/commentsExtended.xml><?xml version="1.0" encoding="utf-8"?>
<w15:commentsEx xmlns:mc="http://schemas.openxmlformats.org/markup-compatibility/2006" xmlns:w15="http://schemas.microsoft.com/office/word/2012/wordml" mc:Ignorable="w15">
  <w15:commentEx w15:done="1" w15:paraId="4C61F612"/>
  <w15:commentEx w15:done="1" w15:paraId="707813BF"/>
  <w15:commentEx w15:done="1" w15:paraId="2A2F4F7A" w15:paraIdParent="707813BF"/>
  <w15:commentEx w15:done="1" w15:paraId="5C12AD71"/>
  <w15:commentEx w15:done="1" w15:paraId="0D343E65"/>
  <w15:commentEx w15:done="1" w15:paraId="261F3E88"/>
  <w15:commentEx w15:done="1" w15:paraId="3134BA09"/>
  <w15:commentEx w15:done="1" w15:paraId="08EA979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2EE9848" w16cex:dateUtc="2026-09-26T19:08:16.078Z">
    <w16cex:extLst>
      <w16:ext w16:uri="{CE6994B0-6A32-4C9F-8C6B-6E91EDA988CE}">
        <cr:reactions xmlns:cr="http://schemas.microsoft.com/office/comments/2020/reactions">
          <cr:reaction reactionType="1">
            <cr:reactionInfo dateUtc="2026-09-26T19:51:50.029Z">
              <cr:user userId="S::luum@purdue.edu::565587ec-ec54-4599-8f51-22e274b7a5df" userProvider="AD" userName="Han My Luu"/>
            </cr:reactionInfo>
          </cr:reaction>
        </cr:reactions>
      </w16:ext>
    </w16cex:extLst>
  </w16cex:commentExtensible>
  <w16cex:commentExtensible w16cex:durableId="789CC93E" w16cex:dateUtc="2026-09-26T19:14:42.103Z">
    <w16cex:extLst>
      <w16:ext w16:uri="{CE6994B0-6A32-4C9F-8C6B-6E91EDA988CE}">
        <cr:reactions xmlns:cr="http://schemas.microsoft.com/office/comments/2020/reactions">
          <cr:reaction reactionType="1">
            <cr:reactionInfo dateUtc="2026-09-26T19:53:48.883Z">
              <cr:user userId="S::shah880@purdue.edu::ec7e1a3a-5a49-47c2-bba7-acf118129a04" userProvider="AD" userName="Preksha Ronak Shah"/>
            </cr:reactionInfo>
          </cr:reaction>
        </cr:reactions>
      </w16:ext>
    </w16cex:extLst>
  </w16cex:commentExtensible>
  <w16cex:commentExtensible w16cex:durableId="080D6911" w16cex:dateUtc="2026-09-26T19:15:38.697Z"/>
  <w16cex:commentExtensible w16cex:durableId="180658DD" w16cex:dateUtc="2026-09-26T19:19:13.75Z"/>
  <w16cex:commentExtensible w16cex:durableId="1CFB9851" w16cex:dateUtc="2026-09-26T19:20:49.72Z">
    <w16cex:extLst>
      <w16:ext w16:uri="{CE6994B0-6A32-4C9F-8C6B-6E91EDA988CE}">
        <cr:reactions xmlns:cr="http://schemas.microsoft.com/office/comments/2020/reactions">
          <cr:reaction reactionType="1">
            <cr:reactionInfo dateUtc="2026-09-26T19:57:14.194Z">
              <cr:user userId="S::luum@purdue.edu::565587ec-ec54-4599-8f51-22e274b7a5df" userProvider="AD" userName="Han My Luu"/>
            </cr:reactionInfo>
          </cr:reaction>
        </cr:reactions>
      </w16:ext>
    </w16cex:extLst>
  </w16cex:commentExtensible>
  <w16cex:commentExtensible w16cex:durableId="564535D8" w16cex:dateUtc="2026-09-26T19:22:10.913Z"/>
  <w16cex:commentExtensible w16cex:durableId="007E97FA" w16cex:dateUtc="2026-09-26T19:22:43.396Z"/>
  <w16cex:commentExtensible w16cex:durableId="4C965B64" w16cex:dateUtc="2026-09-26T20:02:34.246Z">
    <w16cex:extLst>
      <w16:ext w16:uri="{CE6994B0-6A32-4C9F-8C6B-6E91EDA988CE}">
        <cr:reactions xmlns:cr="http://schemas.microsoft.com/office/comments/2020/reactions">
          <cr:reaction reactionType="1">
            <cr:reactionInfo dateUtc="2026-09-26T20:03:48.962Z">
              <cr:user userId="S::luum@purdue.edu::565587ec-ec54-4599-8f51-22e274b7a5df" userProvider="AD" userName="Han My Luu"/>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4C61F612" w16cid:durableId="32EE9848"/>
  <w16cid:commentId w16cid:paraId="707813BF" w16cid:durableId="789CC93E"/>
  <w16cid:commentId w16cid:paraId="2A2F4F7A" w16cid:durableId="080D6911"/>
  <w16cid:commentId w16cid:paraId="5C12AD71" w16cid:durableId="180658DD"/>
  <w16cid:commentId w16cid:paraId="0D343E65" w16cid:durableId="1CFB9851"/>
  <w16cid:commentId w16cid:paraId="261F3E88" w16cid:durableId="564535D8"/>
  <w16cid:commentId w16cid:paraId="3134BA09" w16cid:durableId="007E97FA"/>
  <w16cid:commentId w16cid:paraId="08EA9796" w16cid:durableId="4C965B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9D73"/>
    <w:multiLevelType w:val="multilevel"/>
    <w:tmpl w:val="BC78FE64"/>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 w15:restartNumberingAfterBreak="0">
    <w:nsid w:val="080C5145"/>
    <w:multiLevelType w:val="multilevel"/>
    <w:tmpl w:val="FB0A3D8E"/>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 w15:restartNumberingAfterBreak="0">
    <w:nsid w:val="139017AF"/>
    <w:multiLevelType w:val="hybridMultilevel"/>
    <w:tmpl w:val="105AB750"/>
    <w:lvl w:ilvl="0" w:tplc="0CFA2C8E">
      <w:start w:val="1"/>
      <w:numFmt w:val="bullet"/>
      <w:lvlText w:val="-"/>
      <w:lvlJc w:val="left"/>
      <w:pPr>
        <w:ind w:left="720" w:hanging="360"/>
      </w:pPr>
      <w:rPr>
        <w:rFonts w:hint="default" w:ascii="Aptos" w:hAnsi="Aptos"/>
      </w:rPr>
    </w:lvl>
    <w:lvl w:ilvl="1" w:tplc="96FE3C5A">
      <w:start w:val="1"/>
      <w:numFmt w:val="bullet"/>
      <w:lvlText w:val="o"/>
      <w:lvlJc w:val="left"/>
      <w:pPr>
        <w:ind w:left="1440" w:hanging="360"/>
      </w:pPr>
      <w:rPr>
        <w:rFonts w:hint="default" w:ascii="Courier New" w:hAnsi="Courier New"/>
      </w:rPr>
    </w:lvl>
    <w:lvl w:ilvl="2" w:tplc="B4EAF0F0">
      <w:start w:val="1"/>
      <w:numFmt w:val="bullet"/>
      <w:lvlText w:val=""/>
      <w:lvlJc w:val="left"/>
      <w:pPr>
        <w:ind w:left="2160" w:hanging="360"/>
      </w:pPr>
      <w:rPr>
        <w:rFonts w:hint="default" w:ascii="Wingdings" w:hAnsi="Wingdings"/>
      </w:rPr>
    </w:lvl>
    <w:lvl w:ilvl="3" w:tplc="E916B89C">
      <w:start w:val="1"/>
      <w:numFmt w:val="bullet"/>
      <w:lvlText w:val=""/>
      <w:lvlJc w:val="left"/>
      <w:pPr>
        <w:ind w:left="2880" w:hanging="360"/>
      </w:pPr>
      <w:rPr>
        <w:rFonts w:hint="default" w:ascii="Symbol" w:hAnsi="Symbol"/>
      </w:rPr>
    </w:lvl>
    <w:lvl w:ilvl="4" w:tplc="B23E60D4">
      <w:start w:val="1"/>
      <w:numFmt w:val="bullet"/>
      <w:lvlText w:val="o"/>
      <w:lvlJc w:val="left"/>
      <w:pPr>
        <w:ind w:left="3600" w:hanging="360"/>
      </w:pPr>
      <w:rPr>
        <w:rFonts w:hint="default" w:ascii="Courier New" w:hAnsi="Courier New"/>
      </w:rPr>
    </w:lvl>
    <w:lvl w:ilvl="5" w:tplc="37040168">
      <w:start w:val="1"/>
      <w:numFmt w:val="bullet"/>
      <w:lvlText w:val=""/>
      <w:lvlJc w:val="left"/>
      <w:pPr>
        <w:ind w:left="4320" w:hanging="360"/>
      </w:pPr>
      <w:rPr>
        <w:rFonts w:hint="default" w:ascii="Wingdings" w:hAnsi="Wingdings"/>
      </w:rPr>
    </w:lvl>
    <w:lvl w:ilvl="6" w:tplc="621C4E04">
      <w:start w:val="1"/>
      <w:numFmt w:val="bullet"/>
      <w:lvlText w:val=""/>
      <w:lvlJc w:val="left"/>
      <w:pPr>
        <w:ind w:left="5040" w:hanging="360"/>
      </w:pPr>
      <w:rPr>
        <w:rFonts w:hint="default" w:ascii="Symbol" w:hAnsi="Symbol"/>
      </w:rPr>
    </w:lvl>
    <w:lvl w:ilvl="7" w:tplc="71C058F2">
      <w:start w:val="1"/>
      <w:numFmt w:val="bullet"/>
      <w:lvlText w:val="o"/>
      <w:lvlJc w:val="left"/>
      <w:pPr>
        <w:ind w:left="5760" w:hanging="360"/>
      </w:pPr>
      <w:rPr>
        <w:rFonts w:hint="default" w:ascii="Courier New" w:hAnsi="Courier New"/>
      </w:rPr>
    </w:lvl>
    <w:lvl w:ilvl="8" w:tplc="D13C6DEE">
      <w:start w:val="1"/>
      <w:numFmt w:val="bullet"/>
      <w:lvlText w:val=""/>
      <w:lvlJc w:val="left"/>
      <w:pPr>
        <w:ind w:left="6480" w:hanging="360"/>
      </w:pPr>
      <w:rPr>
        <w:rFonts w:hint="default" w:ascii="Wingdings" w:hAnsi="Wingdings"/>
      </w:rPr>
    </w:lvl>
  </w:abstractNum>
  <w:abstractNum w:abstractNumId="3" w15:restartNumberingAfterBreak="0">
    <w:nsid w:val="25D2801B"/>
    <w:multiLevelType w:val="hybridMultilevel"/>
    <w:tmpl w:val="405C6136"/>
    <w:lvl w:ilvl="0" w:tplc="BDF4E064">
      <w:start w:val="1"/>
      <w:numFmt w:val="bullet"/>
      <w:lvlText w:val=""/>
      <w:lvlJc w:val="left"/>
      <w:pPr>
        <w:ind w:left="720" w:hanging="360"/>
      </w:pPr>
      <w:rPr>
        <w:rFonts w:hint="default" w:ascii="Symbol" w:hAnsi="Symbol"/>
      </w:rPr>
    </w:lvl>
    <w:lvl w:ilvl="1" w:tplc="E8D6195C">
      <w:start w:val="1"/>
      <w:numFmt w:val="bullet"/>
      <w:lvlText w:val="o"/>
      <w:lvlJc w:val="left"/>
      <w:pPr>
        <w:ind w:left="1440" w:hanging="360"/>
      </w:pPr>
      <w:rPr>
        <w:rFonts w:hint="default" w:ascii="Courier New" w:hAnsi="Courier New"/>
      </w:rPr>
    </w:lvl>
    <w:lvl w:ilvl="2" w:tplc="5880B216">
      <w:start w:val="1"/>
      <w:numFmt w:val="bullet"/>
      <w:lvlText w:val=""/>
      <w:lvlJc w:val="left"/>
      <w:pPr>
        <w:ind w:left="2160" w:hanging="360"/>
      </w:pPr>
      <w:rPr>
        <w:rFonts w:hint="default" w:ascii="Wingdings" w:hAnsi="Wingdings"/>
      </w:rPr>
    </w:lvl>
    <w:lvl w:ilvl="3" w:tplc="902C4FA0">
      <w:start w:val="1"/>
      <w:numFmt w:val="bullet"/>
      <w:lvlText w:val=""/>
      <w:lvlJc w:val="left"/>
      <w:pPr>
        <w:ind w:left="2880" w:hanging="360"/>
      </w:pPr>
      <w:rPr>
        <w:rFonts w:hint="default" w:ascii="Symbol" w:hAnsi="Symbol"/>
      </w:rPr>
    </w:lvl>
    <w:lvl w:ilvl="4" w:tplc="1CA4284E">
      <w:start w:val="1"/>
      <w:numFmt w:val="bullet"/>
      <w:lvlText w:val="o"/>
      <w:lvlJc w:val="left"/>
      <w:pPr>
        <w:ind w:left="3600" w:hanging="360"/>
      </w:pPr>
      <w:rPr>
        <w:rFonts w:hint="default" w:ascii="Courier New" w:hAnsi="Courier New"/>
      </w:rPr>
    </w:lvl>
    <w:lvl w:ilvl="5" w:tplc="C576B5AE">
      <w:start w:val="1"/>
      <w:numFmt w:val="bullet"/>
      <w:lvlText w:val=""/>
      <w:lvlJc w:val="left"/>
      <w:pPr>
        <w:ind w:left="4320" w:hanging="360"/>
      </w:pPr>
      <w:rPr>
        <w:rFonts w:hint="default" w:ascii="Wingdings" w:hAnsi="Wingdings"/>
      </w:rPr>
    </w:lvl>
    <w:lvl w:ilvl="6" w:tplc="5C3A854A">
      <w:start w:val="1"/>
      <w:numFmt w:val="bullet"/>
      <w:lvlText w:val=""/>
      <w:lvlJc w:val="left"/>
      <w:pPr>
        <w:ind w:left="5040" w:hanging="360"/>
      </w:pPr>
      <w:rPr>
        <w:rFonts w:hint="default" w:ascii="Symbol" w:hAnsi="Symbol"/>
      </w:rPr>
    </w:lvl>
    <w:lvl w:ilvl="7" w:tplc="E4E61214">
      <w:start w:val="1"/>
      <w:numFmt w:val="bullet"/>
      <w:lvlText w:val="o"/>
      <w:lvlJc w:val="left"/>
      <w:pPr>
        <w:ind w:left="5760" w:hanging="360"/>
      </w:pPr>
      <w:rPr>
        <w:rFonts w:hint="default" w:ascii="Courier New" w:hAnsi="Courier New"/>
      </w:rPr>
    </w:lvl>
    <w:lvl w:ilvl="8" w:tplc="F93E63D2">
      <w:start w:val="1"/>
      <w:numFmt w:val="bullet"/>
      <w:lvlText w:val=""/>
      <w:lvlJc w:val="left"/>
      <w:pPr>
        <w:ind w:left="6480" w:hanging="360"/>
      </w:pPr>
      <w:rPr>
        <w:rFonts w:hint="default" w:ascii="Wingdings" w:hAnsi="Wingdings"/>
      </w:rPr>
    </w:lvl>
  </w:abstractNum>
  <w:abstractNum w:abstractNumId="4" w15:restartNumberingAfterBreak="0">
    <w:nsid w:val="3CBEAD9C"/>
    <w:multiLevelType w:val="hybridMultilevel"/>
    <w:tmpl w:val="73A05B2A"/>
    <w:lvl w:ilvl="0" w:tplc="EA101D7A">
      <w:start w:val="1"/>
      <w:numFmt w:val="bullet"/>
      <w:lvlText w:val="-"/>
      <w:lvlJc w:val="left"/>
      <w:pPr>
        <w:ind w:left="720" w:hanging="360"/>
      </w:pPr>
      <w:rPr>
        <w:rFonts w:hint="default" w:ascii="Aptos" w:hAnsi="Aptos"/>
      </w:rPr>
    </w:lvl>
    <w:lvl w:ilvl="1" w:tplc="2D044C4C">
      <w:start w:val="1"/>
      <w:numFmt w:val="bullet"/>
      <w:lvlText w:val="o"/>
      <w:lvlJc w:val="left"/>
      <w:pPr>
        <w:ind w:left="1440" w:hanging="360"/>
      </w:pPr>
      <w:rPr>
        <w:rFonts w:hint="default" w:ascii="Courier New" w:hAnsi="Courier New"/>
      </w:rPr>
    </w:lvl>
    <w:lvl w:ilvl="2" w:tplc="6162754E">
      <w:start w:val="1"/>
      <w:numFmt w:val="bullet"/>
      <w:lvlText w:val=""/>
      <w:lvlJc w:val="left"/>
      <w:pPr>
        <w:ind w:left="2160" w:hanging="360"/>
      </w:pPr>
      <w:rPr>
        <w:rFonts w:hint="default" w:ascii="Wingdings" w:hAnsi="Wingdings"/>
      </w:rPr>
    </w:lvl>
    <w:lvl w:ilvl="3" w:tplc="D5F6FEC8">
      <w:start w:val="1"/>
      <w:numFmt w:val="bullet"/>
      <w:lvlText w:val=""/>
      <w:lvlJc w:val="left"/>
      <w:pPr>
        <w:ind w:left="2880" w:hanging="360"/>
      </w:pPr>
      <w:rPr>
        <w:rFonts w:hint="default" w:ascii="Symbol" w:hAnsi="Symbol"/>
      </w:rPr>
    </w:lvl>
    <w:lvl w:ilvl="4" w:tplc="EF2AB16C">
      <w:start w:val="1"/>
      <w:numFmt w:val="bullet"/>
      <w:lvlText w:val="o"/>
      <w:lvlJc w:val="left"/>
      <w:pPr>
        <w:ind w:left="3600" w:hanging="360"/>
      </w:pPr>
      <w:rPr>
        <w:rFonts w:hint="default" w:ascii="Courier New" w:hAnsi="Courier New"/>
      </w:rPr>
    </w:lvl>
    <w:lvl w:ilvl="5" w:tplc="08A4E0E4">
      <w:start w:val="1"/>
      <w:numFmt w:val="bullet"/>
      <w:lvlText w:val=""/>
      <w:lvlJc w:val="left"/>
      <w:pPr>
        <w:ind w:left="4320" w:hanging="360"/>
      </w:pPr>
      <w:rPr>
        <w:rFonts w:hint="default" w:ascii="Wingdings" w:hAnsi="Wingdings"/>
      </w:rPr>
    </w:lvl>
    <w:lvl w:ilvl="6" w:tplc="0C268592">
      <w:start w:val="1"/>
      <w:numFmt w:val="bullet"/>
      <w:lvlText w:val=""/>
      <w:lvlJc w:val="left"/>
      <w:pPr>
        <w:ind w:left="5040" w:hanging="360"/>
      </w:pPr>
      <w:rPr>
        <w:rFonts w:hint="default" w:ascii="Symbol" w:hAnsi="Symbol"/>
      </w:rPr>
    </w:lvl>
    <w:lvl w:ilvl="7" w:tplc="DB70163A">
      <w:start w:val="1"/>
      <w:numFmt w:val="bullet"/>
      <w:lvlText w:val="o"/>
      <w:lvlJc w:val="left"/>
      <w:pPr>
        <w:ind w:left="5760" w:hanging="360"/>
      </w:pPr>
      <w:rPr>
        <w:rFonts w:hint="default" w:ascii="Courier New" w:hAnsi="Courier New"/>
      </w:rPr>
    </w:lvl>
    <w:lvl w:ilvl="8" w:tplc="1952A0FE">
      <w:start w:val="1"/>
      <w:numFmt w:val="bullet"/>
      <w:lvlText w:val=""/>
      <w:lvlJc w:val="left"/>
      <w:pPr>
        <w:ind w:left="6480" w:hanging="360"/>
      </w:pPr>
      <w:rPr>
        <w:rFonts w:hint="default" w:ascii="Wingdings" w:hAnsi="Wingdings"/>
      </w:rPr>
    </w:lvl>
  </w:abstractNum>
  <w:abstractNum w:abstractNumId="5" w15:restartNumberingAfterBreak="0">
    <w:nsid w:val="3DAB7AAC"/>
    <w:multiLevelType w:val="hybridMultilevel"/>
    <w:tmpl w:val="E8408F7C"/>
    <w:lvl w:ilvl="0" w:tplc="0DB8AF14">
      <w:start w:val="1"/>
      <w:numFmt w:val="bullet"/>
      <w:lvlText w:val=""/>
      <w:lvlJc w:val="left"/>
      <w:pPr>
        <w:ind w:left="360" w:hanging="360"/>
      </w:pPr>
      <w:rPr>
        <w:rFonts w:hint="default" w:ascii="Symbol" w:hAnsi="Symbol"/>
      </w:rPr>
    </w:lvl>
    <w:lvl w:ilvl="1" w:tplc="1B9E024C">
      <w:start w:val="1"/>
      <w:numFmt w:val="bullet"/>
      <w:lvlText w:val="o"/>
      <w:lvlJc w:val="left"/>
      <w:pPr>
        <w:ind w:left="1080" w:hanging="360"/>
      </w:pPr>
      <w:rPr>
        <w:rFonts w:hint="default" w:ascii="Courier New" w:hAnsi="Courier New"/>
      </w:rPr>
    </w:lvl>
    <w:lvl w:ilvl="2" w:tplc="5C467DD0">
      <w:start w:val="1"/>
      <w:numFmt w:val="bullet"/>
      <w:lvlText w:val=""/>
      <w:lvlJc w:val="left"/>
      <w:pPr>
        <w:ind w:left="1800" w:hanging="360"/>
      </w:pPr>
      <w:rPr>
        <w:rFonts w:hint="default" w:ascii="Wingdings" w:hAnsi="Wingdings"/>
      </w:rPr>
    </w:lvl>
    <w:lvl w:ilvl="3" w:tplc="1B4C87F6">
      <w:start w:val="1"/>
      <w:numFmt w:val="bullet"/>
      <w:lvlText w:val=""/>
      <w:lvlJc w:val="left"/>
      <w:pPr>
        <w:ind w:left="2520" w:hanging="360"/>
      </w:pPr>
      <w:rPr>
        <w:rFonts w:hint="default" w:ascii="Symbol" w:hAnsi="Symbol"/>
      </w:rPr>
    </w:lvl>
    <w:lvl w:ilvl="4" w:tplc="7C6EEF60">
      <w:start w:val="1"/>
      <w:numFmt w:val="bullet"/>
      <w:lvlText w:val="o"/>
      <w:lvlJc w:val="left"/>
      <w:pPr>
        <w:ind w:left="3240" w:hanging="360"/>
      </w:pPr>
      <w:rPr>
        <w:rFonts w:hint="default" w:ascii="Courier New" w:hAnsi="Courier New"/>
      </w:rPr>
    </w:lvl>
    <w:lvl w:ilvl="5" w:tplc="C8A26B9C">
      <w:start w:val="1"/>
      <w:numFmt w:val="bullet"/>
      <w:lvlText w:val=""/>
      <w:lvlJc w:val="left"/>
      <w:pPr>
        <w:ind w:left="3960" w:hanging="360"/>
      </w:pPr>
      <w:rPr>
        <w:rFonts w:hint="default" w:ascii="Wingdings" w:hAnsi="Wingdings"/>
      </w:rPr>
    </w:lvl>
    <w:lvl w:ilvl="6" w:tplc="ACF2406E">
      <w:start w:val="1"/>
      <w:numFmt w:val="bullet"/>
      <w:lvlText w:val=""/>
      <w:lvlJc w:val="left"/>
      <w:pPr>
        <w:ind w:left="4680" w:hanging="360"/>
      </w:pPr>
      <w:rPr>
        <w:rFonts w:hint="default" w:ascii="Symbol" w:hAnsi="Symbol"/>
      </w:rPr>
    </w:lvl>
    <w:lvl w:ilvl="7" w:tplc="454AA1E4">
      <w:start w:val="1"/>
      <w:numFmt w:val="bullet"/>
      <w:lvlText w:val="o"/>
      <w:lvlJc w:val="left"/>
      <w:pPr>
        <w:ind w:left="5400" w:hanging="360"/>
      </w:pPr>
      <w:rPr>
        <w:rFonts w:hint="default" w:ascii="Courier New" w:hAnsi="Courier New"/>
      </w:rPr>
    </w:lvl>
    <w:lvl w:ilvl="8" w:tplc="2570A1E0">
      <w:start w:val="1"/>
      <w:numFmt w:val="bullet"/>
      <w:lvlText w:val=""/>
      <w:lvlJc w:val="left"/>
      <w:pPr>
        <w:ind w:left="6120" w:hanging="360"/>
      </w:pPr>
      <w:rPr>
        <w:rFonts w:hint="default" w:ascii="Wingdings" w:hAnsi="Wingdings"/>
      </w:rPr>
    </w:lvl>
  </w:abstractNum>
  <w:abstractNum w:abstractNumId="6" w15:restartNumberingAfterBreak="0">
    <w:nsid w:val="3EE194A3"/>
    <w:multiLevelType w:val="hybridMultilevel"/>
    <w:tmpl w:val="CF743CF4"/>
    <w:lvl w:ilvl="0" w:tplc="B48CD75A">
      <w:start w:val="1"/>
      <w:numFmt w:val="bullet"/>
      <w:lvlText w:val="-"/>
      <w:lvlJc w:val="left"/>
      <w:pPr>
        <w:ind w:left="720" w:hanging="360"/>
      </w:pPr>
      <w:rPr>
        <w:rFonts w:hint="default" w:ascii="Aptos" w:hAnsi="Aptos"/>
      </w:rPr>
    </w:lvl>
    <w:lvl w:ilvl="1" w:tplc="53182DE6">
      <w:start w:val="1"/>
      <w:numFmt w:val="bullet"/>
      <w:lvlText w:val="o"/>
      <w:lvlJc w:val="left"/>
      <w:pPr>
        <w:ind w:left="1440" w:hanging="360"/>
      </w:pPr>
      <w:rPr>
        <w:rFonts w:hint="default" w:ascii="Courier New" w:hAnsi="Courier New"/>
      </w:rPr>
    </w:lvl>
    <w:lvl w:ilvl="2" w:tplc="6060AADA">
      <w:start w:val="1"/>
      <w:numFmt w:val="bullet"/>
      <w:lvlText w:val=""/>
      <w:lvlJc w:val="left"/>
      <w:pPr>
        <w:ind w:left="2160" w:hanging="360"/>
      </w:pPr>
      <w:rPr>
        <w:rFonts w:hint="default" w:ascii="Wingdings" w:hAnsi="Wingdings"/>
      </w:rPr>
    </w:lvl>
    <w:lvl w:ilvl="3" w:tplc="F2BEEB52">
      <w:start w:val="1"/>
      <w:numFmt w:val="bullet"/>
      <w:lvlText w:val=""/>
      <w:lvlJc w:val="left"/>
      <w:pPr>
        <w:ind w:left="2880" w:hanging="360"/>
      </w:pPr>
      <w:rPr>
        <w:rFonts w:hint="default" w:ascii="Symbol" w:hAnsi="Symbol"/>
      </w:rPr>
    </w:lvl>
    <w:lvl w:ilvl="4" w:tplc="648E2AA4">
      <w:start w:val="1"/>
      <w:numFmt w:val="bullet"/>
      <w:lvlText w:val="o"/>
      <w:lvlJc w:val="left"/>
      <w:pPr>
        <w:ind w:left="3600" w:hanging="360"/>
      </w:pPr>
      <w:rPr>
        <w:rFonts w:hint="default" w:ascii="Courier New" w:hAnsi="Courier New"/>
      </w:rPr>
    </w:lvl>
    <w:lvl w:ilvl="5" w:tplc="49AE0A92">
      <w:start w:val="1"/>
      <w:numFmt w:val="bullet"/>
      <w:lvlText w:val=""/>
      <w:lvlJc w:val="left"/>
      <w:pPr>
        <w:ind w:left="4320" w:hanging="360"/>
      </w:pPr>
      <w:rPr>
        <w:rFonts w:hint="default" w:ascii="Wingdings" w:hAnsi="Wingdings"/>
      </w:rPr>
    </w:lvl>
    <w:lvl w:ilvl="6" w:tplc="C360D238">
      <w:start w:val="1"/>
      <w:numFmt w:val="bullet"/>
      <w:lvlText w:val=""/>
      <w:lvlJc w:val="left"/>
      <w:pPr>
        <w:ind w:left="5040" w:hanging="360"/>
      </w:pPr>
      <w:rPr>
        <w:rFonts w:hint="default" w:ascii="Symbol" w:hAnsi="Symbol"/>
      </w:rPr>
    </w:lvl>
    <w:lvl w:ilvl="7" w:tplc="55842642">
      <w:start w:val="1"/>
      <w:numFmt w:val="bullet"/>
      <w:lvlText w:val="o"/>
      <w:lvlJc w:val="left"/>
      <w:pPr>
        <w:ind w:left="5760" w:hanging="360"/>
      </w:pPr>
      <w:rPr>
        <w:rFonts w:hint="default" w:ascii="Courier New" w:hAnsi="Courier New"/>
      </w:rPr>
    </w:lvl>
    <w:lvl w:ilvl="8" w:tplc="12B89A76">
      <w:start w:val="1"/>
      <w:numFmt w:val="bullet"/>
      <w:lvlText w:val=""/>
      <w:lvlJc w:val="left"/>
      <w:pPr>
        <w:ind w:left="6480" w:hanging="360"/>
      </w:pPr>
      <w:rPr>
        <w:rFonts w:hint="default" w:ascii="Wingdings" w:hAnsi="Wingdings"/>
      </w:rPr>
    </w:lvl>
  </w:abstractNum>
  <w:abstractNum w:abstractNumId="7" w15:restartNumberingAfterBreak="0">
    <w:nsid w:val="492BBBA4"/>
    <w:multiLevelType w:val="hybridMultilevel"/>
    <w:tmpl w:val="230AAC3C"/>
    <w:lvl w:ilvl="0" w:tplc="FCEA4F08">
      <w:start w:val="1"/>
      <w:numFmt w:val="bullet"/>
      <w:lvlText w:val=""/>
      <w:lvlJc w:val="left"/>
      <w:pPr>
        <w:ind w:left="720" w:hanging="360"/>
      </w:pPr>
      <w:rPr>
        <w:rFonts w:hint="default" w:ascii="Wingdings" w:hAnsi="Wingdings"/>
      </w:rPr>
    </w:lvl>
    <w:lvl w:ilvl="1" w:tplc="52BA2DDC">
      <w:start w:val="1"/>
      <w:numFmt w:val="bullet"/>
      <w:lvlText w:val=""/>
      <w:lvlJc w:val="left"/>
      <w:pPr>
        <w:ind w:left="1440" w:hanging="360"/>
      </w:pPr>
      <w:rPr>
        <w:rFonts w:hint="default" w:ascii="Wingdings" w:hAnsi="Wingdings"/>
      </w:rPr>
    </w:lvl>
    <w:lvl w:ilvl="2" w:tplc="AC0E22EC">
      <w:start w:val="1"/>
      <w:numFmt w:val="bullet"/>
      <w:lvlText w:val=""/>
      <w:lvlJc w:val="left"/>
      <w:pPr>
        <w:ind w:left="2160" w:hanging="360"/>
      </w:pPr>
      <w:rPr>
        <w:rFonts w:hint="default" w:ascii="Wingdings" w:hAnsi="Wingdings"/>
      </w:rPr>
    </w:lvl>
    <w:lvl w:ilvl="3" w:tplc="215881E2">
      <w:start w:val="1"/>
      <w:numFmt w:val="bullet"/>
      <w:lvlText w:val=""/>
      <w:lvlJc w:val="left"/>
      <w:pPr>
        <w:ind w:left="2880" w:hanging="360"/>
      </w:pPr>
      <w:rPr>
        <w:rFonts w:hint="default" w:ascii="Wingdings" w:hAnsi="Wingdings"/>
      </w:rPr>
    </w:lvl>
    <w:lvl w:ilvl="4" w:tplc="5F1AC04E">
      <w:start w:val="1"/>
      <w:numFmt w:val="bullet"/>
      <w:lvlText w:val=""/>
      <w:lvlJc w:val="left"/>
      <w:pPr>
        <w:ind w:left="3600" w:hanging="360"/>
      </w:pPr>
      <w:rPr>
        <w:rFonts w:hint="default" w:ascii="Wingdings" w:hAnsi="Wingdings"/>
      </w:rPr>
    </w:lvl>
    <w:lvl w:ilvl="5" w:tplc="F53EDCDC">
      <w:start w:val="1"/>
      <w:numFmt w:val="bullet"/>
      <w:lvlText w:val=""/>
      <w:lvlJc w:val="left"/>
      <w:pPr>
        <w:ind w:left="4320" w:hanging="360"/>
      </w:pPr>
      <w:rPr>
        <w:rFonts w:hint="default" w:ascii="Wingdings" w:hAnsi="Wingdings"/>
      </w:rPr>
    </w:lvl>
    <w:lvl w:ilvl="6" w:tplc="6292F8B8">
      <w:start w:val="1"/>
      <w:numFmt w:val="bullet"/>
      <w:lvlText w:val=""/>
      <w:lvlJc w:val="left"/>
      <w:pPr>
        <w:ind w:left="5040" w:hanging="360"/>
      </w:pPr>
      <w:rPr>
        <w:rFonts w:hint="default" w:ascii="Wingdings" w:hAnsi="Wingdings"/>
      </w:rPr>
    </w:lvl>
    <w:lvl w:ilvl="7" w:tplc="4D24E950">
      <w:start w:val="1"/>
      <w:numFmt w:val="bullet"/>
      <w:lvlText w:val=""/>
      <w:lvlJc w:val="left"/>
      <w:pPr>
        <w:ind w:left="5760" w:hanging="360"/>
      </w:pPr>
      <w:rPr>
        <w:rFonts w:hint="default" w:ascii="Wingdings" w:hAnsi="Wingdings"/>
      </w:rPr>
    </w:lvl>
    <w:lvl w:ilvl="8" w:tplc="4C525B7A">
      <w:start w:val="1"/>
      <w:numFmt w:val="bullet"/>
      <w:lvlText w:val=""/>
      <w:lvlJc w:val="left"/>
      <w:pPr>
        <w:ind w:left="6480" w:hanging="360"/>
      </w:pPr>
      <w:rPr>
        <w:rFonts w:hint="default" w:ascii="Wingdings" w:hAnsi="Wingdings"/>
      </w:rPr>
    </w:lvl>
  </w:abstractNum>
  <w:abstractNum w:abstractNumId="8" w15:restartNumberingAfterBreak="0">
    <w:nsid w:val="5921AB63"/>
    <w:multiLevelType w:val="multilevel"/>
    <w:tmpl w:val="58B0B914"/>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9" w15:restartNumberingAfterBreak="0">
    <w:nsid w:val="657F8D6C"/>
    <w:multiLevelType w:val="multilevel"/>
    <w:tmpl w:val="2AEE6C2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8447256">
    <w:abstractNumId w:val="3"/>
  </w:num>
  <w:num w:numId="2" w16cid:durableId="167333401">
    <w:abstractNumId w:val="7"/>
  </w:num>
  <w:num w:numId="3" w16cid:durableId="721290888">
    <w:abstractNumId w:val="4"/>
  </w:num>
  <w:num w:numId="4" w16cid:durableId="233664757">
    <w:abstractNumId w:val="2"/>
  </w:num>
  <w:num w:numId="5" w16cid:durableId="559170655">
    <w:abstractNumId w:val="6"/>
  </w:num>
  <w:num w:numId="6" w16cid:durableId="1753816353">
    <w:abstractNumId w:val="5"/>
  </w:num>
  <w:num w:numId="7" w16cid:durableId="139738098">
    <w:abstractNumId w:val="9"/>
  </w:num>
  <w:num w:numId="8" w16cid:durableId="733703390">
    <w:abstractNumId w:val="1"/>
  </w:num>
  <w:num w:numId="9" w16cid:durableId="1311864371">
    <w:abstractNumId w:val="0"/>
  </w:num>
  <w:num w:numId="10" w16cid:durableId="1372807109">
    <w:abstractNumId w:val="8"/>
  </w:num>
</w:numbering>
</file>

<file path=word/people.xml><?xml version="1.0" encoding="utf-8"?>
<w15:people xmlns:mc="http://schemas.openxmlformats.org/markup-compatibility/2006" xmlns:w15="http://schemas.microsoft.com/office/word/2012/wordml" mc:Ignorable="w15">
  <w15:person w15:author="Preksha Ronak Shah">
    <w15:presenceInfo w15:providerId="AD" w15:userId="S::shah880@purdue.edu::ec7e1a3a-5a49-47c2-bba7-acf118129a04"/>
  </w15:person>
  <w15:person w15:author="Preksha Ronak Shah">
    <w15:presenceInfo w15:providerId="AD" w15:userId="S::shah880@purdue.edu::ec7e1a3a-5a49-47c2-bba7-acf118129a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AB80"/>
    <w:rsid w:val="00004F6A"/>
    <w:rsid w:val="00006E52"/>
    <w:rsid w:val="00006E83"/>
    <w:rsid w:val="00010A59"/>
    <w:rsid w:val="00016D60"/>
    <w:rsid w:val="00017C53"/>
    <w:rsid w:val="00023EC2"/>
    <w:rsid w:val="0002513C"/>
    <w:rsid w:val="00025496"/>
    <w:rsid w:val="000258C4"/>
    <w:rsid w:val="00025CDE"/>
    <w:rsid w:val="00031302"/>
    <w:rsid w:val="00034467"/>
    <w:rsid w:val="00035D32"/>
    <w:rsid w:val="00040BE4"/>
    <w:rsid w:val="0004247E"/>
    <w:rsid w:val="000529D4"/>
    <w:rsid w:val="000551E5"/>
    <w:rsid w:val="000566B0"/>
    <w:rsid w:val="000573CF"/>
    <w:rsid w:val="0006022E"/>
    <w:rsid w:val="0006289E"/>
    <w:rsid w:val="00064066"/>
    <w:rsid w:val="00067178"/>
    <w:rsid w:val="000721CE"/>
    <w:rsid w:val="00074340"/>
    <w:rsid w:val="0007551A"/>
    <w:rsid w:val="00076380"/>
    <w:rsid w:val="000864D5"/>
    <w:rsid w:val="0009639D"/>
    <w:rsid w:val="000A24F1"/>
    <w:rsid w:val="000B22F5"/>
    <w:rsid w:val="000B30CD"/>
    <w:rsid w:val="000B65DB"/>
    <w:rsid w:val="000C02C4"/>
    <w:rsid w:val="000C0867"/>
    <w:rsid w:val="000C18EC"/>
    <w:rsid w:val="000C4D6C"/>
    <w:rsid w:val="000C634E"/>
    <w:rsid w:val="000C745F"/>
    <w:rsid w:val="000D3145"/>
    <w:rsid w:val="000D7443"/>
    <w:rsid w:val="000DBD76"/>
    <w:rsid w:val="000E2466"/>
    <w:rsid w:val="000E2D83"/>
    <w:rsid w:val="000E4CE7"/>
    <w:rsid w:val="000E5678"/>
    <w:rsid w:val="000F08E6"/>
    <w:rsid w:val="00101511"/>
    <w:rsid w:val="00104B11"/>
    <w:rsid w:val="00105535"/>
    <w:rsid w:val="00111028"/>
    <w:rsid w:val="00113F23"/>
    <w:rsid w:val="00113F96"/>
    <w:rsid w:val="00114380"/>
    <w:rsid w:val="001208E2"/>
    <w:rsid w:val="0012681E"/>
    <w:rsid w:val="00127D5D"/>
    <w:rsid w:val="001300BB"/>
    <w:rsid w:val="001416E5"/>
    <w:rsid w:val="0014198F"/>
    <w:rsid w:val="001435E7"/>
    <w:rsid w:val="001463F8"/>
    <w:rsid w:val="001467A8"/>
    <w:rsid w:val="00150601"/>
    <w:rsid w:val="001538A4"/>
    <w:rsid w:val="00154340"/>
    <w:rsid w:val="0015593B"/>
    <w:rsid w:val="0016011A"/>
    <w:rsid w:val="001624FC"/>
    <w:rsid w:val="00163F50"/>
    <w:rsid w:val="00171FCF"/>
    <w:rsid w:val="00172E95"/>
    <w:rsid w:val="00173199"/>
    <w:rsid w:val="00174068"/>
    <w:rsid w:val="00181AF2"/>
    <w:rsid w:val="0018620D"/>
    <w:rsid w:val="001872D0"/>
    <w:rsid w:val="00187526"/>
    <w:rsid w:val="001938D1"/>
    <w:rsid w:val="001A14D0"/>
    <w:rsid w:val="001A1BCC"/>
    <w:rsid w:val="001A4F93"/>
    <w:rsid w:val="001A78C2"/>
    <w:rsid w:val="001B292C"/>
    <w:rsid w:val="001B5DCD"/>
    <w:rsid w:val="001B7DCF"/>
    <w:rsid w:val="001C5DCF"/>
    <w:rsid w:val="001C6F1E"/>
    <w:rsid w:val="001D0C6E"/>
    <w:rsid w:val="001D1CFE"/>
    <w:rsid w:val="001D6318"/>
    <w:rsid w:val="001D7A52"/>
    <w:rsid w:val="001F5181"/>
    <w:rsid w:val="001F5E49"/>
    <w:rsid w:val="0020070F"/>
    <w:rsid w:val="002012BC"/>
    <w:rsid w:val="0020466E"/>
    <w:rsid w:val="00211105"/>
    <w:rsid w:val="00211E2E"/>
    <w:rsid w:val="00213F25"/>
    <w:rsid w:val="002203BE"/>
    <w:rsid w:val="00225938"/>
    <w:rsid w:val="0023492F"/>
    <w:rsid w:val="002360A1"/>
    <w:rsid w:val="002525AB"/>
    <w:rsid w:val="00254F73"/>
    <w:rsid w:val="00260649"/>
    <w:rsid w:val="00262C3F"/>
    <w:rsid w:val="002637AF"/>
    <w:rsid w:val="00264599"/>
    <w:rsid w:val="002660A9"/>
    <w:rsid w:val="00266B52"/>
    <w:rsid w:val="00266E70"/>
    <w:rsid w:val="00267AAF"/>
    <w:rsid w:val="00271724"/>
    <w:rsid w:val="00272D71"/>
    <w:rsid w:val="00273D7A"/>
    <w:rsid w:val="00274802"/>
    <w:rsid w:val="002767F2"/>
    <w:rsid w:val="00291268"/>
    <w:rsid w:val="0029270C"/>
    <w:rsid w:val="002947EB"/>
    <w:rsid w:val="00295366"/>
    <w:rsid w:val="002968DA"/>
    <w:rsid w:val="002A016C"/>
    <w:rsid w:val="002A58EE"/>
    <w:rsid w:val="002A6A59"/>
    <w:rsid w:val="002B0675"/>
    <w:rsid w:val="002B1A66"/>
    <w:rsid w:val="002B2FB6"/>
    <w:rsid w:val="002B4400"/>
    <w:rsid w:val="002C0C79"/>
    <w:rsid w:val="002D5383"/>
    <w:rsid w:val="002F1219"/>
    <w:rsid w:val="002F1DA4"/>
    <w:rsid w:val="002F6306"/>
    <w:rsid w:val="002F7B75"/>
    <w:rsid w:val="00304776"/>
    <w:rsid w:val="00304C52"/>
    <w:rsid w:val="0030706E"/>
    <w:rsid w:val="00312561"/>
    <w:rsid w:val="003128D1"/>
    <w:rsid w:val="00313C06"/>
    <w:rsid w:val="003152B9"/>
    <w:rsid w:val="00322304"/>
    <w:rsid w:val="00322786"/>
    <w:rsid w:val="00323648"/>
    <w:rsid w:val="00323D7D"/>
    <w:rsid w:val="00326B63"/>
    <w:rsid w:val="003276AF"/>
    <w:rsid w:val="003440FF"/>
    <w:rsid w:val="003446AA"/>
    <w:rsid w:val="00351264"/>
    <w:rsid w:val="00370197"/>
    <w:rsid w:val="00372A62"/>
    <w:rsid w:val="0037333B"/>
    <w:rsid w:val="00375C46"/>
    <w:rsid w:val="00375E24"/>
    <w:rsid w:val="00375F6D"/>
    <w:rsid w:val="003827BB"/>
    <w:rsid w:val="003839CB"/>
    <w:rsid w:val="00392BE2"/>
    <w:rsid w:val="003A0945"/>
    <w:rsid w:val="003A5697"/>
    <w:rsid w:val="003B4CBD"/>
    <w:rsid w:val="003B6C3B"/>
    <w:rsid w:val="003C1AF0"/>
    <w:rsid w:val="003C1B57"/>
    <w:rsid w:val="003C2A2A"/>
    <w:rsid w:val="003C7192"/>
    <w:rsid w:val="003D0652"/>
    <w:rsid w:val="003D1B14"/>
    <w:rsid w:val="003D224C"/>
    <w:rsid w:val="003D2D94"/>
    <w:rsid w:val="003E35E3"/>
    <w:rsid w:val="003E44EE"/>
    <w:rsid w:val="003E4BB8"/>
    <w:rsid w:val="003F18F3"/>
    <w:rsid w:val="003F53FF"/>
    <w:rsid w:val="003F6215"/>
    <w:rsid w:val="003F7CAD"/>
    <w:rsid w:val="00402D50"/>
    <w:rsid w:val="00404AC8"/>
    <w:rsid w:val="00411D99"/>
    <w:rsid w:val="00414EA7"/>
    <w:rsid w:val="00423356"/>
    <w:rsid w:val="00423D85"/>
    <w:rsid w:val="00424D42"/>
    <w:rsid w:val="0043176C"/>
    <w:rsid w:val="004329AB"/>
    <w:rsid w:val="00445210"/>
    <w:rsid w:val="00446B0D"/>
    <w:rsid w:val="004472D9"/>
    <w:rsid w:val="00451557"/>
    <w:rsid w:val="004520AC"/>
    <w:rsid w:val="00453488"/>
    <w:rsid w:val="00455181"/>
    <w:rsid w:val="00460AAA"/>
    <w:rsid w:val="00461AF6"/>
    <w:rsid w:val="00461BF0"/>
    <w:rsid w:val="00465422"/>
    <w:rsid w:val="00467E91"/>
    <w:rsid w:val="00471C00"/>
    <w:rsid w:val="00475245"/>
    <w:rsid w:val="00476C87"/>
    <w:rsid w:val="004823FA"/>
    <w:rsid w:val="004824C7"/>
    <w:rsid w:val="00484912"/>
    <w:rsid w:val="00494468"/>
    <w:rsid w:val="00494557"/>
    <w:rsid w:val="004978BC"/>
    <w:rsid w:val="004A0AC0"/>
    <w:rsid w:val="004A4609"/>
    <w:rsid w:val="004B1F47"/>
    <w:rsid w:val="004B35D3"/>
    <w:rsid w:val="004C46CC"/>
    <w:rsid w:val="004C4CAF"/>
    <w:rsid w:val="004C6AA7"/>
    <w:rsid w:val="004D4E06"/>
    <w:rsid w:val="004DFE9E"/>
    <w:rsid w:val="004E278C"/>
    <w:rsid w:val="004E54A8"/>
    <w:rsid w:val="004E5ACC"/>
    <w:rsid w:val="004F17A4"/>
    <w:rsid w:val="004F1DF8"/>
    <w:rsid w:val="004F29EC"/>
    <w:rsid w:val="004F6283"/>
    <w:rsid w:val="0050145A"/>
    <w:rsid w:val="00501469"/>
    <w:rsid w:val="00503056"/>
    <w:rsid w:val="00507DFB"/>
    <w:rsid w:val="00510F27"/>
    <w:rsid w:val="00514E94"/>
    <w:rsid w:val="005226C7"/>
    <w:rsid w:val="005231B7"/>
    <w:rsid w:val="005273C4"/>
    <w:rsid w:val="00533EF1"/>
    <w:rsid w:val="005350F5"/>
    <w:rsid w:val="00535AA6"/>
    <w:rsid w:val="00537012"/>
    <w:rsid w:val="005422AD"/>
    <w:rsid w:val="0054397A"/>
    <w:rsid w:val="0054440B"/>
    <w:rsid w:val="0055668D"/>
    <w:rsid w:val="005612FC"/>
    <w:rsid w:val="00561E74"/>
    <w:rsid w:val="0056261D"/>
    <w:rsid w:val="00562E64"/>
    <w:rsid w:val="00570EFD"/>
    <w:rsid w:val="00574169"/>
    <w:rsid w:val="005745F1"/>
    <w:rsid w:val="00574F96"/>
    <w:rsid w:val="005779CC"/>
    <w:rsid w:val="00577E85"/>
    <w:rsid w:val="00582D55"/>
    <w:rsid w:val="00583867"/>
    <w:rsid w:val="005862D0"/>
    <w:rsid w:val="0058732B"/>
    <w:rsid w:val="0058770F"/>
    <w:rsid w:val="00593574"/>
    <w:rsid w:val="00593E5F"/>
    <w:rsid w:val="0059AB80"/>
    <w:rsid w:val="005A2FFD"/>
    <w:rsid w:val="005A7795"/>
    <w:rsid w:val="005A78A0"/>
    <w:rsid w:val="005B5147"/>
    <w:rsid w:val="005B568C"/>
    <w:rsid w:val="005B7A6A"/>
    <w:rsid w:val="005C2E4C"/>
    <w:rsid w:val="005C6CA9"/>
    <w:rsid w:val="005D02C7"/>
    <w:rsid w:val="005D3040"/>
    <w:rsid w:val="005E0AB4"/>
    <w:rsid w:val="005E1521"/>
    <w:rsid w:val="005E3DC2"/>
    <w:rsid w:val="005E4F64"/>
    <w:rsid w:val="00604039"/>
    <w:rsid w:val="00604F86"/>
    <w:rsid w:val="00605CA3"/>
    <w:rsid w:val="00606AF6"/>
    <w:rsid w:val="0061539C"/>
    <w:rsid w:val="00621809"/>
    <w:rsid w:val="00621D59"/>
    <w:rsid w:val="0062687B"/>
    <w:rsid w:val="00627550"/>
    <w:rsid w:val="00630076"/>
    <w:rsid w:val="0063214D"/>
    <w:rsid w:val="0063414B"/>
    <w:rsid w:val="00636F2D"/>
    <w:rsid w:val="006512D1"/>
    <w:rsid w:val="006523BA"/>
    <w:rsid w:val="00652781"/>
    <w:rsid w:val="00652A68"/>
    <w:rsid w:val="00652A7F"/>
    <w:rsid w:val="006602CC"/>
    <w:rsid w:val="00661EEA"/>
    <w:rsid w:val="00662766"/>
    <w:rsid w:val="00663F98"/>
    <w:rsid w:val="0067471A"/>
    <w:rsid w:val="0067488D"/>
    <w:rsid w:val="0067590D"/>
    <w:rsid w:val="00675ECB"/>
    <w:rsid w:val="0068531D"/>
    <w:rsid w:val="006969E2"/>
    <w:rsid w:val="00697A21"/>
    <w:rsid w:val="006A2CFC"/>
    <w:rsid w:val="006A7269"/>
    <w:rsid w:val="006B00D8"/>
    <w:rsid w:val="006B556B"/>
    <w:rsid w:val="006B58F3"/>
    <w:rsid w:val="006C2B87"/>
    <w:rsid w:val="006C3AA9"/>
    <w:rsid w:val="006D7B99"/>
    <w:rsid w:val="006E010C"/>
    <w:rsid w:val="006F352B"/>
    <w:rsid w:val="006F3BA1"/>
    <w:rsid w:val="006F57C7"/>
    <w:rsid w:val="006F78DD"/>
    <w:rsid w:val="00700683"/>
    <w:rsid w:val="00706338"/>
    <w:rsid w:val="007125E1"/>
    <w:rsid w:val="0071667A"/>
    <w:rsid w:val="0072087C"/>
    <w:rsid w:val="007235EA"/>
    <w:rsid w:val="0073263D"/>
    <w:rsid w:val="00732A38"/>
    <w:rsid w:val="0073375E"/>
    <w:rsid w:val="0073791D"/>
    <w:rsid w:val="00743013"/>
    <w:rsid w:val="007435AB"/>
    <w:rsid w:val="00744C5D"/>
    <w:rsid w:val="007451E4"/>
    <w:rsid w:val="007509DD"/>
    <w:rsid w:val="00751662"/>
    <w:rsid w:val="007517EA"/>
    <w:rsid w:val="00751C13"/>
    <w:rsid w:val="00751DC3"/>
    <w:rsid w:val="00753AB8"/>
    <w:rsid w:val="00756952"/>
    <w:rsid w:val="0075B3EF"/>
    <w:rsid w:val="0076039C"/>
    <w:rsid w:val="00760A15"/>
    <w:rsid w:val="007623CA"/>
    <w:rsid w:val="00764CC7"/>
    <w:rsid w:val="007667C3"/>
    <w:rsid w:val="00771833"/>
    <w:rsid w:val="007734DE"/>
    <w:rsid w:val="00774FA6"/>
    <w:rsid w:val="00776C21"/>
    <w:rsid w:val="00777254"/>
    <w:rsid w:val="00777A08"/>
    <w:rsid w:val="00782F99"/>
    <w:rsid w:val="007868F1"/>
    <w:rsid w:val="00792474"/>
    <w:rsid w:val="00793E80"/>
    <w:rsid w:val="007945B0"/>
    <w:rsid w:val="0079745E"/>
    <w:rsid w:val="00797A84"/>
    <w:rsid w:val="007B25E1"/>
    <w:rsid w:val="007B4B61"/>
    <w:rsid w:val="007B6D98"/>
    <w:rsid w:val="007C36D6"/>
    <w:rsid w:val="007C69F9"/>
    <w:rsid w:val="007C7881"/>
    <w:rsid w:val="007E13C2"/>
    <w:rsid w:val="007E1B87"/>
    <w:rsid w:val="007E2B23"/>
    <w:rsid w:val="007E4E63"/>
    <w:rsid w:val="007E5210"/>
    <w:rsid w:val="007E5A44"/>
    <w:rsid w:val="007F1E7B"/>
    <w:rsid w:val="007F513D"/>
    <w:rsid w:val="007F5CEC"/>
    <w:rsid w:val="007F75F9"/>
    <w:rsid w:val="007F7AB1"/>
    <w:rsid w:val="008009FA"/>
    <w:rsid w:val="0080536E"/>
    <w:rsid w:val="0080745E"/>
    <w:rsid w:val="008224F2"/>
    <w:rsid w:val="00825261"/>
    <w:rsid w:val="00826770"/>
    <w:rsid w:val="00833CFF"/>
    <w:rsid w:val="00845071"/>
    <w:rsid w:val="00852D61"/>
    <w:rsid w:val="00853325"/>
    <w:rsid w:val="00853BC5"/>
    <w:rsid w:val="008578ED"/>
    <w:rsid w:val="0086131D"/>
    <w:rsid w:val="00862D2D"/>
    <w:rsid w:val="00865FEA"/>
    <w:rsid w:val="00866596"/>
    <w:rsid w:val="0087192F"/>
    <w:rsid w:val="00875758"/>
    <w:rsid w:val="00882054"/>
    <w:rsid w:val="00883C9D"/>
    <w:rsid w:val="00894E5B"/>
    <w:rsid w:val="00897D96"/>
    <w:rsid w:val="008A1A42"/>
    <w:rsid w:val="008A32E5"/>
    <w:rsid w:val="008A5B03"/>
    <w:rsid w:val="008A7D69"/>
    <w:rsid w:val="008B31BC"/>
    <w:rsid w:val="008B4548"/>
    <w:rsid w:val="008B747E"/>
    <w:rsid w:val="008C2122"/>
    <w:rsid w:val="008C4561"/>
    <w:rsid w:val="008C73BC"/>
    <w:rsid w:val="008D16BD"/>
    <w:rsid w:val="008D49C8"/>
    <w:rsid w:val="008E307B"/>
    <w:rsid w:val="008E70D7"/>
    <w:rsid w:val="008E783A"/>
    <w:rsid w:val="008F1164"/>
    <w:rsid w:val="008F74B5"/>
    <w:rsid w:val="009006B4"/>
    <w:rsid w:val="00904747"/>
    <w:rsid w:val="00905560"/>
    <w:rsid w:val="009061EB"/>
    <w:rsid w:val="00914C75"/>
    <w:rsid w:val="009204BE"/>
    <w:rsid w:val="00920C7C"/>
    <w:rsid w:val="009228C3"/>
    <w:rsid w:val="00924599"/>
    <w:rsid w:val="00931217"/>
    <w:rsid w:val="00931950"/>
    <w:rsid w:val="00931CAA"/>
    <w:rsid w:val="0093454B"/>
    <w:rsid w:val="00937A91"/>
    <w:rsid w:val="00944DD7"/>
    <w:rsid w:val="00944E6C"/>
    <w:rsid w:val="00950C35"/>
    <w:rsid w:val="009513E0"/>
    <w:rsid w:val="00955ECB"/>
    <w:rsid w:val="00957ED7"/>
    <w:rsid w:val="00966E2E"/>
    <w:rsid w:val="009670C7"/>
    <w:rsid w:val="0097127F"/>
    <w:rsid w:val="00973BE0"/>
    <w:rsid w:val="009777F1"/>
    <w:rsid w:val="0098023B"/>
    <w:rsid w:val="009802D2"/>
    <w:rsid w:val="00981FE2"/>
    <w:rsid w:val="0098452C"/>
    <w:rsid w:val="0099603F"/>
    <w:rsid w:val="009A2632"/>
    <w:rsid w:val="009A5B02"/>
    <w:rsid w:val="009B559B"/>
    <w:rsid w:val="009B6A6D"/>
    <w:rsid w:val="009B6B39"/>
    <w:rsid w:val="009B7ABE"/>
    <w:rsid w:val="009C7424"/>
    <w:rsid w:val="009D0C60"/>
    <w:rsid w:val="009D39BA"/>
    <w:rsid w:val="009D4A65"/>
    <w:rsid w:val="009E1FBC"/>
    <w:rsid w:val="009F194F"/>
    <w:rsid w:val="009F22D7"/>
    <w:rsid w:val="009F3E77"/>
    <w:rsid w:val="009F526B"/>
    <w:rsid w:val="009F7DFF"/>
    <w:rsid w:val="00A00C82"/>
    <w:rsid w:val="00A01961"/>
    <w:rsid w:val="00A0660D"/>
    <w:rsid w:val="00A07156"/>
    <w:rsid w:val="00A07EF0"/>
    <w:rsid w:val="00A13EAE"/>
    <w:rsid w:val="00A14C91"/>
    <w:rsid w:val="00A1621A"/>
    <w:rsid w:val="00A20519"/>
    <w:rsid w:val="00A20711"/>
    <w:rsid w:val="00A21F53"/>
    <w:rsid w:val="00A231CC"/>
    <w:rsid w:val="00A2478F"/>
    <w:rsid w:val="00A24EA6"/>
    <w:rsid w:val="00A31F1B"/>
    <w:rsid w:val="00A32897"/>
    <w:rsid w:val="00A34551"/>
    <w:rsid w:val="00A47B02"/>
    <w:rsid w:val="00A51309"/>
    <w:rsid w:val="00A52EE4"/>
    <w:rsid w:val="00A54B08"/>
    <w:rsid w:val="00A61498"/>
    <w:rsid w:val="00A71814"/>
    <w:rsid w:val="00A74669"/>
    <w:rsid w:val="00A807F8"/>
    <w:rsid w:val="00A8399B"/>
    <w:rsid w:val="00A83BEC"/>
    <w:rsid w:val="00A85063"/>
    <w:rsid w:val="00A87795"/>
    <w:rsid w:val="00A953E7"/>
    <w:rsid w:val="00AA12B8"/>
    <w:rsid w:val="00AA6E8D"/>
    <w:rsid w:val="00AA7513"/>
    <w:rsid w:val="00AB0837"/>
    <w:rsid w:val="00AB0B14"/>
    <w:rsid w:val="00AB11A8"/>
    <w:rsid w:val="00AB33F9"/>
    <w:rsid w:val="00AB35A7"/>
    <w:rsid w:val="00AC0473"/>
    <w:rsid w:val="00AC249F"/>
    <w:rsid w:val="00AC45E7"/>
    <w:rsid w:val="00AC5683"/>
    <w:rsid w:val="00AE169C"/>
    <w:rsid w:val="00AF5223"/>
    <w:rsid w:val="00B1123A"/>
    <w:rsid w:val="00B14A7C"/>
    <w:rsid w:val="00B2245C"/>
    <w:rsid w:val="00B317B5"/>
    <w:rsid w:val="00B3202E"/>
    <w:rsid w:val="00B35335"/>
    <w:rsid w:val="00B449F7"/>
    <w:rsid w:val="00B67E6C"/>
    <w:rsid w:val="00B75551"/>
    <w:rsid w:val="00B75F82"/>
    <w:rsid w:val="00B81C8A"/>
    <w:rsid w:val="00B821B6"/>
    <w:rsid w:val="00B842C9"/>
    <w:rsid w:val="00B86BBD"/>
    <w:rsid w:val="00B870CF"/>
    <w:rsid w:val="00B9045A"/>
    <w:rsid w:val="00B91437"/>
    <w:rsid w:val="00B97A9F"/>
    <w:rsid w:val="00BB064E"/>
    <w:rsid w:val="00BB15F6"/>
    <w:rsid w:val="00BB31D5"/>
    <w:rsid w:val="00BC46FA"/>
    <w:rsid w:val="00BC4BC7"/>
    <w:rsid w:val="00BC62A0"/>
    <w:rsid w:val="00BD2904"/>
    <w:rsid w:val="00BD2AC3"/>
    <w:rsid w:val="00BD784E"/>
    <w:rsid w:val="00BD7D5D"/>
    <w:rsid w:val="00BE6657"/>
    <w:rsid w:val="00BE67F9"/>
    <w:rsid w:val="00BF08CD"/>
    <w:rsid w:val="00BF2955"/>
    <w:rsid w:val="00BF4398"/>
    <w:rsid w:val="00BF4B24"/>
    <w:rsid w:val="00BF7A28"/>
    <w:rsid w:val="00C04769"/>
    <w:rsid w:val="00C20141"/>
    <w:rsid w:val="00C303DE"/>
    <w:rsid w:val="00C40D26"/>
    <w:rsid w:val="00C418F3"/>
    <w:rsid w:val="00C526EA"/>
    <w:rsid w:val="00C52BE2"/>
    <w:rsid w:val="00C66F1A"/>
    <w:rsid w:val="00C67E94"/>
    <w:rsid w:val="00C734A9"/>
    <w:rsid w:val="00C75837"/>
    <w:rsid w:val="00C82782"/>
    <w:rsid w:val="00C8297B"/>
    <w:rsid w:val="00C8445F"/>
    <w:rsid w:val="00C95557"/>
    <w:rsid w:val="00C97BB4"/>
    <w:rsid w:val="00CA13F7"/>
    <w:rsid w:val="00CA1D5A"/>
    <w:rsid w:val="00CA4878"/>
    <w:rsid w:val="00CB02A6"/>
    <w:rsid w:val="00CB2C56"/>
    <w:rsid w:val="00CB4E10"/>
    <w:rsid w:val="00CB4EC6"/>
    <w:rsid w:val="00CB5B3E"/>
    <w:rsid w:val="00CB7CF5"/>
    <w:rsid w:val="00CC03C9"/>
    <w:rsid w:val="00CC0A29"/>
    <w:rsid w:val="00CC2D75"/>
    <w:rsid w:val="00CC32E9"/>
    <w:rsid w:val="00CC3419"/>
    <w:rsid w:val="00CC722A"/>
    <w:rsid w:val="00CD1D3E"/>
    <w:rsid w:val="00CD26CA"/>
    <w:rsid w:val="00CD6230"/>
    <w:rsid w:val="00CD6630"/>
    <w:rsid w:val="00CE0ADA"/>
    <w:rsid w:val="00CE68B8"/>
    <w:rsid w:val="00CF45E6"/>
    <w:rsid w:val="00CF79FF"/>
    <w:rsid w:val="00D005C9"/>
    <w:rsid w:val="00D04EE9"/>
    <w:rsid w:val="00D1634E"/>
    <w:rsid w:val="00D20E69"/>
    <w:rsid w:val="00D21523"/>
    <w:rsid w:val="00D341D4"/>
    <w:rsid w:val="00D457B7"/>
    <w:rsid w:val="00D53B5F"/>
    <w:rsid w:val="00D55693"/>
    <w:rsid w:val="00D56112"/>
    <w:rsid w:val="00D5768B"/>
    <w:rsid w:val="00D57A89"/>
    <w:rsid w:val="00D57F57"/>
    <w:rsid w:val="00D65836"/>
    <w:rsid w:val="00D7304C"/>
    <w:rsid w:val="00D766B8"/>
    <w:rsid w:val="00D77433"/>
    <w:rsid w:val="00D830B6"/>
    <w:rsid w:val="00D84162"/>
    <w:rsid w:val="00DA2D87"/>
    <w:rsid w:val="00DA48CD"/>
    <w:rsid w:val="00DA6BFC"/>
    <w:rsid w:val="00DA6DF8"/>
    <w:rsid w:val="00DB0DDF"/>
    <w:rsid w:val="00DB6767"/>
    <w:rsid w:val="00DB73FF"/>
    <w:rsid w:val="00DC521A"/>
    <w:rsid w:val="00DC7976"/>
    <w:rsid w:val="00DD14D4"/>
    <w:rsid w:val="00DD2BEB"/>
    <w:rsid w:val="00DD4C88"/>
    <w:rsid w:val="00DD7F88"/>
    <w:rsid w:val="00DE0223"/>
    <w:rsid w:val="00DE2266"/>
    <w:rsid w:val="00DE3314"/>
    <w:rsid w:val="00DE3A3D"/>
    <w:rsid w:val="00DE4043"/>
    <w:rsid w:val="00DE5855"/>
    <w:rsid w:val="00DF220A"/>
    <w:rsid w:val="00DF2B61"/>
    <w:rsid w:val="00DF2BEE"/>
    <w:rsid w:val="00DF6C55"/>
    <w:rsid w:val="00E00197"/>
    <w:rsid w:val="00E00C79"/>
    <w:rsid w:val="00E03909"/>
    <w:rsid w:val="00E046F5"/>
    <w:rsid w:val="00E120E2"/>
    <w:rsid w:val="00E158BF"/>
    <w:rsid w:val="00E2117F"/>
    <w:rsid w:val="00E2544A"/>
    <w:rsid w:val="00E254AA"/>
    <w:rsid w:val="00E27CC3"/>
    <w:rsid w:val="00E30C9E"/>
    <w:rsid w:val="00E32C71"/>
    <w:rsid w:val="00E4176B"/>
    <w:rsid w:val="00E57CF0"/>
    <w:rsid w:val="00E6216A"/>
    <w:rsid w:val="00E67DB6"/>
    <w:rsid w:val="00E71874"/>
    <w:rsid w:val="00E74330"/>
    <w:rsid w:val="00E74D19"/>
    <w:rsid w:val="00E75833"/>
    <w:rsid w:val="00E763CF"/>
    <w:rsid w:val="00E7669C"/>
    <w:rsid w:val="00E8116E"/>
    <w:rsid w:val="00E911CC"/>
    <w:rsid w:val="00E91840"/>
    <w:rsid w:val="00E92919"/>
    <w:rsid w:val="00E9378F"/>
    <w:rsid w:val="00E94EEC"/>
    <w:rsid w:val="00EB3DA3"/>
    <w:rsid w:val="00EB49C7"/>
    <w:rsid w:val="00EB6981"/>
    <w:rsid w:val="00EB738B"/>
    <w:rsid w:val="00EC3830"/>
    <w:rsid w:val="00EC55F4"/>
    <w:rsid w:val="00ED141F"/>
    <w:rsid w:val="00ED22D1"/>
    <w:rsid w:val="00ED6325"/>
    <w:rsid w:val="00ED76C6"/>
    <w:rsid w:val="00ED78D7"/>
    <w:rsid w:val="00EE4770"/>
    <w:rsid w:val="00EE5D20"/>
    <w:rsid w:val="00EE629A"/>
    <w:rsid w:val="00EF13EB"/>
    <w:rsid w:val="00F00B7C"/>
    <w:rsid w:val="00F00D89"/>
    <w:rsid w:val="00F03193"/>
    <w:rsid w:val="00F03630"/>
    <w:rsid w:val="00F12874"/>
    <w:rsid w:val="00F20E1F"/>
    <w:rsid w:val="00F234C2"/>
    <w:rsid w:val="00F23B89"/>
    <w:rsid w:val="00F25269"/>
    <w:rsid w:val="00F263F4"/>
    <w:rsid w:val="00F26F68"/>
    <w:rsid w:val="00F348D7"/>
    <w:rsid w:val="00F36E5C"/>
    <w:rsid w:val="00F434DD"/>
    <w:rsid w:val="00F50814"/>
    <w:rsid w:val="00F51BD3"/>
    <w:rsid w:val="00F56A79"/>
    <w:rsid w:val="00F665F7"/>
    <w:rsid w:val="00F67B5D"/>
    <w:rsid w:val="00F70FFA"/>
    <w:rsid w:val="00F7757C"/>
    <w:rsid w:val="00F77947"/>
    <w:rsid w:val="00F86352"/>
    <w:rsid w:val="00F870F9"/>
    <w:rsid w:val="00F92DD6"/>
    <w:rsid w:val="00F975B0"/>
    <w:rsid w:val="00FA3145"/>
    <w:rsid w:val="00FA5F91"/>
    <w:rsid w:val="00FA6808"/>
    <w:rsid w:val="00FA7A0A"/>
    <w:rsid w:val="00FB3017"/>
    <w:rsid w:val="00FB7606"/>
    <w:rsid w:val="00FC2531"/>
    <w:rsid w:val="00FC553B"/>
    <w:rsid w:val="00FC639A"/>
    <w:rsid w:val="00FC747C"/>
    <w:rsid w:val="00FD3773"/>
    <w:rsid w:val="00FD57A1"/>
    <w:rsid w:val="00FE2208"/>
    <w:rsid w:val="00FE51B6"/>
    <w:rsid w:val="00FE6345"/>
    <w:rsid w:val="010B6D32"/>
    <w:rsid w:val="010E154F"/>
    <w:rsid w:val="01257DC1"/>
    <w:rsid w:val="015D214D"/>
    <w:rsid w:val="015DC160"/>
    <w:rsid w:val="017634A8"/>
    <w:rsid w:val="01BA350C"/>
    <w:rsid w:val="01BB3216"/>
    <w:rsid w:val="01E4E2D5"/>
    <w:rsid w:val="01E68120"/>
    <w:rsid w:val="022580AF"/>
    <w:rsid w:val="024D7899"/>
    <w:rsid w:val="02B05004"/>
    <w:rsid w:val="02E53725"/>
    <w:rsid w:val="030263C9"/>
    <w:rsid w:val="03095D43"/>
    <w:rsid w:val="031FF35F"/>
    <w:rsid w:val="03281BFB"/>
    <w:rsid w:val="0348665B"/>
    <w:rsid w:val="03891EA8"/>
    <w:rsid w:val="03D2C729"/>
    <w:rsid w:val="03DD49A9"/>
    <w:rsid w:val="0437A7CF"/>
    <w:rsid w:val="045EF948"/>
    <w:rsid w:val="04936493"/>
    <w:rsid w:val="049E17D3"/>
    <w:rsid w:val="049E6050"/>
    <w:rsid w:val="04A8CA28"/>
    <w:rsid w:val="04B71935"/>
    <w:rsid w:val="04F510CF"/>
    <w:rsid w:val="054F16C5"/>
    <w:rsid w:val="05A9928A"/>
    <w:rsid w:val="05D4AC83"/>
    <w:rsid w:val="0633A304"/>
    <w:rsid w:val="0639DD20"/>
    <w:rsid w:val="063ECC4F"/>
    <w:rsid w:val="06AF5D20"/>
    <w:rsid w:val="06EBDCDB"/>
    <w:rsid w:val="06F9BBE5"/>
    <w:rsid w:val="070CF288"/>
    <w:rsid w:val="07585668"/>
    <w:rsid w:val="0774295D"/>
    <w:rsid w:val="0781778A"/>
    <w:rsid w:val="0784DE95"/>
    <w:rsid w:val="07FE0252"/>
    <w:rsid w:val="080B0686"/>
    <w:rsid w:val="08508C40"/>
    <w:rsid w:val="09094A50"/>
    <w:rsid w:val="091D1537"/>
    <w:rsid w:val="092276B1"/>
    <w:rsid w:val="0942014C"/>
    <w:rsid w:val="0982A428"/>
    <w:rsid w:val="09F93238"/>
    <w:rsid w:val="0A91CE09"/>
    <w:rsid w:val="0A9F7589"/>
    <w:rsid w:val="0AC5FC11"/>
    <w:rsid w:val="0B6E47B3"/>
    <w:rsid w:val="0B8E5865"/>
    <w:rsid w:val="0BA8316E"/>
    <w:rsid w:val="0BC3155B"/>
    <w:rsid w:val="0BD1EB18"/>
    <w:rsid w:val="0BD6AA26"/>
    <w:rsid w:val="0BFE0561"/>
    <w:rsid w:val="0C091CD9"/>
    <w:rsid w:val="0C0EFAC2"/>
    <w:rsid w:val="0C130E0E"/>
    <w:rsid w:val="0C2EADBA"/>
    <w:rsid w:val="0C82C540"/>
    <w:rsid w:val="0CCD3EB8"/>
    <w:rsid w:val="0CFAA78B"/>
    <w:rsid w:val="0CFD1171"/>
    <w:rsid w:val="0D072E45"/>
    <w:rsid w:val="0D1DB463"/>
    <w:rsid w:val="0D402B09"/>
    <w:rsid w:val="0DFEEE3E"/>
    <w:rsid w:val="0E3514A9"/>
    <w:rsid w:val="0E37C8E4"/>
    <w:rsid w:val="0E60C659"/>
    <w:rsid w:val="0E8310DF"/>
    <w:rsid w:val="0E9974A6"/>
    <w:rsid w:val="0E9A29DB"/>
    <w:rsid w:val="0F1A41BD"/>
    <w:rsid w:val="0F63B536"/>
    <w:rsid w:val="0F7D9A47"/>
    <w:rsid w:val="0F86828E"/>
    <w:rsid w:val="10740246"/>
    <w:rsid w:val="107D4499"/>
    <w:rsid w:val="10B18042"/>
    <w:rsid w:val="10D3395B"/>
    <w:rsid w:val="11175DA5"/>
    <w:rsid w:val="1162AC7B"/>
    <w:rsid w:val="117B894D"/>
    <w:rsid w:val="119E2A47"/>
    <w:rsid w:val="124B0BF3"/>
    <w:rsid w:val="128D581E"/>
    <w:rsid w:val="129FC9DA"/>
    <w:rsid w:val="12A4088C"/>
    <w:rsid w:val="1333FC5C"/>
    <w:rsid w:val="1393D331"/>
    <w:rsid w:val="13D98DF9"/>
    <w:rsid w:val="13DF4401"/>
    <w:rsid w:val="13F106A6"/>
    <w:rsid w:val="13F8179D"/>
    <w:rsid w:val="140D823E"/>
    <w:rsid w:val="14154D9C"/>
    <w:rsid w:val="142B3C34"/>
    <w:rsid w:val="143ECC4F"/>
    <w:rsid w:val="145A63E0"/>
    <w:rsid w:val="146E43A2"/>
    <w:rsid w:val="149DE435"/>
    <w:rsid w:val="14D6335D"/>
    <w:rsid w:val="14D8E51E"/>
    <w:rsid w:val="14EC886C"/>
    <w:rsid w:val="1505D7F9"/>
    <w:rsid w:val="153A6A7C"/>
    <w:rsid w:val="156A8A9F"/>
    <w:rsid w:val="159F4B78"/>
    <w:rsid w:val="15B4E121"/>
    <w:rsid w:val="15F76C55"/>
    <w:rsid w:val="15F9359E"/>
    <w:rsid w:val="162BEB34"/>
    <w:rsid w:val="1653E67D"/>
    <w:rsid w:val="16A4CE1F"/>
    <w:rsid w:val="16D77603"/>
    <w:rsid w:val="16DFF08B"/>
    <w:rsid w:val="16E059DE"/>
    <w:rsid w:val="16EE942C"/>
    <w:rsid w:val="16FE3434"/>
    <w:rsid w:val="170211C3"/>
    <w:rsid w:val="172F0E5B"/>
    <w:rsid w:val="17358EFB"/>
    <w:rsid w:val="17C05C96"/>
    <w:rsid w:val="17C5D502"/>
    <w:rsid w:val="180805B6"/>
    <w:rsid w:val="18139D6D"/>
    <w:rsid w:val="18261AFF"/>
    <w:rsid w:val="185817F6"/>
    <w:rsid w:val="186C3285"/>
    <w:rsid w:val="18E50BEB"/>
    <w:rsid w:val="1900CCF5"/>
    <w:rsid w:val="193C7E7B"/>
    <w:rsid w:val="19939AA5"/>
    <w:rsid w:val="19A13EA8"/>
    <w:rsid w:val="19E5A0EA"/>
    <w:rsid w:val="1A3B566F"/>
    <w:rsid w:val="1A7BD9EF"/>
    <w:rsid w:val="1B0C27BB"/>
    <w:rsid w:val="1B31DD4E"/>
    <w:rsid w:val="1B537D2E"/>
    <w:rsid w:val="1B832957"/>
    <w:rsid w:val="1C33801A"/>
    <w:rsid w:val="1C45A6D1"/>
    <w:rsid w:val="1C47E541"/>
    <w:rsid w:val="1C513019"/>
    <w:rsid w:val="1C527F39"/>
    <w:rsid w:val="1C5593C5"/>
    <w:rsid w:val="1C83FEDC"/>
    <w:rsid w:val="1CA12A70"/>
    <w:rsid w:val="1CD534E4"/>
    <w:rsid w:val="1CD741EA"/>
    <w:rsid w:val="1D18E6FC"/>
    <w:rsid w:val="1D766D5D"/>
    <w:rsid w:val="1D9A9BC4"/>
    <w:rsid w:val="1D9FDD1C"/>
    <w:rsid w:val="1E023E27"/>
    <w:rsid w:val="1E109557"/>
    <w:rsid w:val="1E217B01"/>
    <w:rsid w:val="1E46A188"/>
    <w:rsid w:val="1E65FC59"/>
    <w:rsid w:val="1E6712ED"/>
    <w:rsid w:val="1E776CA7"/>
    <w:rsid w:val="1E86BF1E"/>
    <w:rsid w:val="1EC95891"/>
    <w:rsid w:val="1ECE66A3"/>
    <w:rsid w:val="1EE41F45"/>
    <w:rsid w:val="1F6C5E64"/>
    <w:rsid w:val="1F75083D"/>
    <w:rsid w:val="1FDB3A84"/>
    <w:rsid w:val="1FEA65AC"/>
    <w:rsid w:val="1FFA1B83"/>
    <w:rsid w:val="2007A943"/>
    <w:rsid w:val="200ED663"/>
    <w:rsid w:val="202BF0BE"/>
    <w:rsid w:val="205E8A76"/>
    <w:rsid w:val="208F3666"/>
    <w:rsid w:val="20A32065"/>
    <w:rsid w:val="21415ABF"/>
    <w:rsid w:val="218EA8A8"/>
    <w:rsid w:val="21CECC04"/>
    <w:rsid w:val="22184BF0"/>
    <w:rsid w:val="224B85F3"/>
    <w:rsid w:val="226C6D00"/>
    <w:rsid w:val="226F6717"/>
    <w:rsid w:val="228A385F"/>
    <w:rsid w:val="22F84B7C"/>
    <w:rsid w:val="23389942"/>
    <w:rsid w:val="23574DAE"/>
    <w:rsid w:val="235C17D7"/>
    <w:rsid w:val="239937A8"/>
    <w:rsid w:val="23D81AED"/>
    <w:rsid w:val="23E9D916"/>
    <w:rsid w:val="240D9F43"/>
    <w:rsid w:val="2421F150"/>
    <w:rsid w:val="242461C1"/>
    <w:rsid w:val="24270BDE"/>
    <w:rsid w:val="2446724C"/>
    <w:rsid w:val="24D96C0E"/>
    <w:rsid w:val="250B86E9"/>
    <w:rsid w:val="250F45AE"/>
    <w:rsid w:val="257661DB"/>
    <w:rsid w:val="25A30C22"/>
    <w:rsid w:val="25B56DC2"/>
    <w:rsid w:val="25CDB15D"/>
    <w:rsid w:val="26314DA0"/>
    <w:rsid w:val="264BA41B"/>
    <w:rsid w:val="26720E91"/>
    <w:rsid w:val="267F0EFE"/>
    <w:rsid w:val="2692B24D"/>
    <w:rsid w:val="2692DC0F"/>
    <w:rsid w:val="26D1F923"/>
    <w:rsid w:val="26D36A54"/>
    <w:rsid w:val="26EB09F6"/>
    <w:rsid w:val="2702F72D"/>
    <w:rsid w:val="2717D562"/>
    <w:rsid w:val="2723FEBA"/>
    <w:rsid w:val="2781C438"/>
    <w:rsid w:val="27BBC7F0"/>
    <w:rsid w:val="27D63B4E"/>
    <w:rsid w:val="27E70B08"/>
    <w:rsid w:val="283774CF"/>
    <w:rsid w:val="28519EFB"/>
    <w:rsid w:val="28A9CC77"/>
    <w:rsid w:val="2909667B"/>
    <w:rsid w:val="290C1332"/>
    <w:rsid w:val="290C59A3"/>
    <w:rsid w:val="29104D1A"/>
    <w:rsid w:val="29140468"/>
    <w:rsid w:val="298AB872"/>
    <w:rsid w:val="298C6B9C"/>
    <w:rsid w:val="299B9820"/>
    <w:rsid w:val="29A3CE74"/>
    <w:rsid w:val="29AB5B87"/>
    <w:rsid w:val="29FDFD4F"/>
    <w:rsid w:val="2A2FB57C"/>
    <w:rsid w:val="2A4337AB"/>
    <w:rsid w:val="2A4341D4"/>
    <w:rsid w:val="2A6F3D38"/>
    <w:rsid w:val="2A74F86C"/>
    <w:rsid w:val="2AA1327A"/>
    <w:rsid w:val="2AC6D975"/>
    <w:rsid w:val="2AC75883"/>
    <w:rsid w:val="2B064164"/>
    <w:rsid w:val="2B1396DD"/>
    <w:rsid w:val="2B427E50"/>
    <w:rsid w:val="2BC6EFDD"/>
    <w:rsid w:val="2BE855EE"/>
    <w:rsid w:val="2C286537"/>
    <w:rsid w:val="2CB69349"/>
    <w:rsid w:val="2CD67A6C"/>
    <w:rsid w:val="2CFBFFA2"/>
    <w:rsid w:val="2D1B0C45"/>
    <w:rsid w:val="2D35B490"/>
    <w:rsid w:val="2D67EB3A"/>
    <w:rsid w:val="2DC1F299"/>
    <w:rsid w:val="2DC42799"/>
    <w:rsid w:val="2DECBA33"/>
    <w:rsid w:val="2E33642F"/>
    <w:rsid w:val="2E397C2C"/>
    <w:rsid w:val="2E669A7C"/>
    <w:rsid w:val="2F522D69"/>
    <w:rsid w:val="2F623504"/>
    <w:rsid w:val="2F6BA29D"/>
    <w:rsid w:val="2F806546"/>
    <w:rsid w:val="2F9D66A3"/>
    <w:rsid w:val="2FBEA8FE"/>
    <w:rsid w:val="2FC2E2B1"/>
    <w:rsid w:val="2FD14233"/>
    <w:rsid w:val="2FE18857"/>
    <w:rsid w:val="2FF5D0DC"/>
    <w:rsid w:val="300EFDD7"/>
    <w:rsid w:val="3043D99D"/>
    <w:rsid w:val="309866A6"/>
    <w:rsid w:val="30B77883"/>
    <w:rsid w:val="30BD08A7"/>
    <w:rsid w:val="30EEF429"/>
    <w:rsid w:val="311BC9E7"/>
    <w:rsid w:val="312EF347"/>
    <w:rsid w:val="313C8AED"/>
    <w:rsid w:val="313D0A9D"/>
    <w:rsid w:val="31F5F7E6"/>
    <w:rsid w:val="31FA09E9"/>
    <w:rsid w:val="320BB6FF"/>
    <w:rsid w:val="321C558C"/>
    <w:rsid w:val="322318E6"/>
    <w:rsid w:val="322BFC13"/>
    <w:rsid w:val="323AD4DE"/>
    <w:rsid w:val="3247248F"/>
    <w:rsid w:val="32519133"/>
    <w:rsid w:val="3256D696"/>
    <w:rsid w:val="325DFEB4"/>
    <w:rsid w:val="3268017F"/>
    <w:rsid w:val="32A11B4D"/>
    <w:rsid w:val="32EEA37D"/>
    <w:rsid w:val="33010A98"/>
    <w:rsid w:val="33547670"/>
    <w:rsid w:val="33564091"/>
    <w:rsid w:val="338C788B"/>
    <w:rsid w:val="33C01F58"/>
    <w:rsid w:val="33DC46BF"/>
    <w:rsid w:val="33F85D9B"/>
    <w:rsid w:val="340BC7E6"/>
    <w:rsid w:val="341CB4D2"/>
    <w:rsid w:val="341CB788"/>
    <w:rsid w:val="342CA484"/>
    <w:rsid w:val="34784EAC"/>
    <w:rsid w:val="34D9648D"/>
    <w:rsid w:val="35266576"/>
    <w:rsid w:val="35290FFE"/>
    <w:rsid w:val="354EE431"/>
    <w:rsid w:val="35760347"/>
    <w:rsid w:val="358BE452"/>
    <w:rsid w:val="358CADF0"/>
    <w:rsid w:val="35A7977D"/>
    <w:rsid w:val="35A9D6D2"/>
    <w:rsid w:val="35CAA718"/>
    <w:rsid w:val="35EE2E81"/>
    <w:rsid w:val="362F6730"/>
    <w:rsid w:val="36440DAC"/>
    <w:rsid w:val="36578D36"/>
    <w:rsid w:val="368AC2D8"/>
    <w:rsid w:val="36972325"/>
    <w:rsid w:val="36B7B758"/>
    <w:rsid w:val="370D3989"/>
    <w:rsid w:val="371E1695"/>
    <w:rsid w:val="371E8439"/>
    <w:rsid w:val="372C1739"/>
    <w:rsid w:val="375E58F7"/>
    <w:rsid w:val="37983146"/>
    <w:rsid w:val="3799E53A"/>
    <w:rsid w:val="37AD45CB"/>
    <w:rsid w:val="37B8EA6B"/>
    <w:rsid w:val="383010FA"/>
    <w:rsid w:val="384376AF"/>
    <w:rsid w:val="3884E213"/>
    <w:rsid w:val="388AB2E2"/>
    <w:rsid w:val="38988F83"/>
    <w:rsid w:val="38DA96CA"/>
    <w:rsid w:val="38DFC356"/>
    <w:rsid w:val="38E939EF"/>
    <w:rsid w:val="3924F5DF"/>
    <w:rsid w:val="3961F41C"/>
    <w:rsid w:val="399EB462"/>
    <w:rsid w:val="39BDD4A3"/>
    <w:rsid w:val="3A4E1255"/>
    <w:rsid w:val="3A7CBB2C"/>
    <w:rsid w:val="3AA4AFBD"/>
    <w:rsid w:val="3AA6F065"/>
    <w:rsid w:val="3AE0952B"/>
    <w:rsid w:val="3B412DE2"/>
    <w:rsid w:val="3B4A9354"/>
    <w:rsid w:val="3B884804"/>
    <w:rsid w:val="3B986F53"/>
    <w:rsid w:val="3BDB12F5"/>
    <w:rsid w:val="3C0E473C"/>
    <w:rsid w:val="3C12D37C"/>
    <w:rsid w:val="3C276EC5"/>
    <w:rsid w:val="3C481B00"/>
    <w:rsid w:val="3C6D3F97"/>
    <w:rsid w:val="3C759E25"/>
    <w:rsid w:val="3C8054DE"/>
    <w:rsid w:val="3C8A4166"/>
    <w:rsid w:val="3C9CFB17"/>
    <w:rsid w:val="3CB5F66C"/>
    <w:rsid w:val="3CDE1066"/>
    <w:rsid w:val="3CF2C2C1"/>
    <w:rsid w:val="3D060324"/>
    <w:rsid w:val="3D2644D6"/>
    <w:rsid w:val="3D6EAA20"/>
    <w:rsid w:val="3DB2E2EF"/>
    <w:rsid w:val="3DEB2411"/>
    <w:rsid w:val="3E1B7FAC"/>
    <w:rsid w:val="3E74CBC6"/>
    <w:rsid w:val="3EB39C8E"/>
    <w:rsid w:val="3F0219F1"/>
    <w:rsid w:val="3F1C9B9E"/>
    <w:rsid w:val="3F2FDF24"/>
    <w:rsid w:val="3F702627"/>
    <w:rsid w:val="3F90C3E9"/>
    <w:rsid w:val="3FB76DA5"/>
    <w:rsid w:val="3FE990C4"/>
    <w:rsid w:val="4016C22D"/>
    <w:rsid w:val="40263C6C"/>
    <w:rsid w:val="4064CA73"/>
    <w:rsid w:val="4068407D"/>
    <w:rsid w:val="40719C79"/>
    <w:rsid w:val="40C47CD6"/>
    <w:rsid w:val="40E40292"/>
    <w:rsid w:val="41676F98"/>
    <w:rsid w:val="41CB76A7"/>
    <w:rsid w:val="41D00A5C"/>
    <w:rsid w:val="41ED23D4"/>
    <w:rsid w:val="4218D143"/>
    <w:rsid w:val="42250764"/>
    <w:rsid w:val="423CEE2E"/>
    <w:rsid w:val="424F505D"/>
    <w:rsid w:val="42830EA3"/>
    <w:rsid w:val="42936007"/>
    <w:rsid w:val="429A0058"/>
    <w:rsid w:val="42B3D375"/>
    <w:rsid w:val="42B8FA8B"/>
    <w:rsid w:val="42C80FE0"/>
    <w:rsid w:val="42E7CDB2"/>
    <w:rsid w:val="43123EB5"/>
    <w:rsid w:val="4319D5A7"/>
    <w:rsid w:val="43623924"/>
    <w:rsid w:val="437AF8EB"/>
    <w:rsid w:val="43B866CC"/>
    <w:rsid w:val="43D46E67"/>
    <w:rsid w:val="440DA28A"/>
    <w:rsid w:val="44236F07"/>
    <w:rsid w:val="443857A2"/>
    <w:rsid w:val="4444F33B"/>
    <w:rsid w:val="448A3143"/>
    <w:rsid w:val="448C04F9"/>
    <w:rsid w:val="448D7329"/>
    <w:rsid w:val="4496D539"/>
    <w:rsid w:val="44D85D63"/>
    <w:rsid w:val="44FE7BE3"/>
    <w:rsid w:val="452B4324"/>
    <w:rsid w:val="453AFDC6"/>
    <w:rsid w:val="45542752"/>
    <w:rsid w:val="459D8CC6"/>
    <w:rsid w:val="45A40D24"/>
    <w:rsid w:val="45EEE92D"/>
    <w:rsid w:val="46155ADE"/>
    <w:rsid w:val="46296A5E"/>
    <w:rsid w:val="466A9ADA"/>
    <w:rsid w:val="466E10B9"/>
    <w:rsid w:val="46762E1D"/>
    <w:rsid w:val="46870B90"/>
    <w:rsid w:val="46D471E3"/>
    <w:rsid w:val="46E5FF0A"/>
    <w:rsid w:val="471FDC63"/>
    <w:rsid w:val="473D629D"/>
    <w:rsid w:val="4784B527"/>
    <w:rsid w:val="478BF4D4"/>
    <w:rsid w:val="4791AE62"/>
    <w:rsid w:val="47E6BF13"/>
    <w:rsid w:val="47F63C9F"/>
    <w:rsid w:val="4807F3BC"/>
    <w:rsid w:val="48321DE6"/>
    <w:rsid w:val="486255E5"/>
    <w:rsid w:val="48632B5D"/>
    <w:rsid w:val="49A1A2BD"/>
    <w:rsid w:val="49A302CF"/>
    <w:rsid w:val="49DEB250"/>
    <w:rsid w:val="4A213F1C"/>
    <w:rsid w:val="4A3FDBE8"/>
    <w:rsid w:val="4A43A2BF"/>
    <w:rsid w:val="4A4F3BB8"/>
    <w:rsid w:val="4AA48583"/>
    <w:rsid w:val="4AF4A359"/>
    <w:rsid w:val="4B0E4AE1"/>
    <w:rsid w:val="4B27B633"/>
    <w:rsid w:val="4B59A144"/>
    <w:rsid w:val="4B90BD12"/>
    <w:rsid w:val="4B99644C"/>
    <w:rsid w:val="4BAC6EAC"/>
    <w:rsid w:val="4BE8BBE1"/>
    <w:rsid w:val="4C357768"/>
    <w:rsid w:val="4C428C94"/>
    <w:rsid w:val="4C892284"/>
    <w:rsid w:val="4CB6537D"/>
    <w:rsid w:val="4CEBB697"/>
    <w:rsid w:val="4D0177F7"/>
    <w:rsid w:val="4D1A9A4F"/>
    <w:rsid w:val="4D1DD8C6"/>
    <w:rsid w:val="4DB126B9"/>
    <w:rsid w:val="4DC2C06A"/>
    <w:rsid w:val="4DC3F4DF"/>
    <w:rsid w:val="4DD834AC"/>
    <w:rsid w:val="4DE05314"/>
    <w:rsid w:val="4DF84BD5"/>
    <w:rsid w:val="4DFFA4B2"/>
    <w:rsid w:val="4E505571"/>
    <w:rsid w:val="4E5228A9"/>
    <w:rsid w:val="4E5B7991"/>
    <w:rsid w:val="4EBE067A"/>
    <w:rsid w:val="4EBEBA52"/>
    <w:rsid w:val="4EF544B4"/>
    <w:rsid w:val="4F082720"/>
    <w:rsid w:val="4F117CA8"/>
    <w:rsid w:val="4F4F0987"/>
    <w:rsid w:val="4F8E4680"/>
    <w:rsid w:val="503A6588"/>
    <w:rsid w:val="503CBA52"/>
    <w:rsid w:val="504B6768"/>
    <w:rsid w:val="5083ACD9"/>
    <w:rsid w:val="50880A2F"/>
    <w:rsid w:val="508A905E"/>
    <w:rsid w:val="5096608D"/>
    <w:rsid w:val="50AB5FFD"/>
    <w:rsid w:val="50D9FC37"/>
    <w:rsid w:val="51403F43"/>
    <w:rsid w:val="520055C2"/>
    <w:rsid w:val="521C4AB9"/>
    <w:rsid w:val="5223F01E"/>
    <w:rsid w:val="52470CB9"/>
    <w:rsid w:val="525A7B5C"/>
    <w:rsid w:val="5273C80C"/>
    <w:rsid w:val="52A78E57"/>
    <w:rsid w:val="52A9073E"/>
    <w:rsid w:val="52B4E7CF"/>
    <w:rsid w:val="52B63631"/>
    <w:rsid w:val="52E064C4"/>
    <w:rsid w:val="53666017"/>
    <w:rsid w:val="53758144"/>
    <w:rsid w:val="53868FA4"/>
    <w:rsid w:val="53ADEB4D"/>
    <w:rsid w:val="53B78ED0"/>
    <w:rsid w:val="53E3F8A8"/>
    <w:rsid w:val="53FE5680"/>
    <w:rsid w:val="540A6779"/>
    <w:rsid w:val="54646695"/>
    <w:rsid w:val="5467AB62"/>
    <w:rsid w:val="54E729DA"/>
    <w:rsid w:val="54EB8655"/>
    <w:rsid w:val="553ABDEA"/>
    <w:rsid w:val="553CEE3C"/>
    <w:rsid w:val="554D7873"/>
    <w:rsid w:val="55920831"/>
    <w:rsid w:val="55F5B847"/>
    <w:rsid w:val="56449F69"/>
    <w:rsid w:val="567FB5E9"/>
    <w:rsid w:val="56AFEE8E"/>
    <w:rsid w:val="56C83AA3"/>
    <w:rsid w:val="5712E53A"/>
    <w:rsid w:val="57276E99"/>
    <w:rsid w:val="5727F85F"/>
    <w:rsid w:val="574AEF4A"/>
    <w:rsid w:val="5758D3B9"/>
    <w:rsid w:val="57FB0959"/>
    <w:rsid w:val="580FA1D6"/>
    <w:rsid w:val="58390B88"/>
    <w:rsid w:val="584F64F2"/>
    <w:rsid w:val="585CF795"/>
    <w:rsid w:val="58FEA5CB"/>
    <w:rsid w:val="59137CE0"/>
    <w:rsid w:val="59ED2962"/>
    <w:rsid w:val="59FEE2DC"/>
    <w:rsid w:val="5A04F610"/>
    <w:rsid w:val="5A38A6D4"/>
    <w:rsid w:val="5A6264FA"/>
    <w:rsid w:val="5A7F6871"/>
    <w:rsid w:val="5AA98044"/>
    <w:rsid w:val="5AC9ABF3"/>
    <w:rsid w:val="5AE936AF"/>
    <w:rsid w:val="5B0259D0"/>
    <w:rsid w:val="5B31B59B"/>
    <w:rsid w:val="5B5F5F23"/>
    <w:rsid w:val="5B854E50"/>
    <w:rsid w:val="5BEBB061"/>
    <w:rsid w:val="5C2A1591"/>
    <w:rsid w:val="5C64B296"/>
    <w:rsid w:val="5C6DBC4C"/>
    <w:rsid w:val="5C89D8D3"/>
    <w:rsid w:val="5C97376F"/>
    <w:rsid w:val="5C97F08F"/>
    <w:rsid w:val="5CD419EC"/>
    <w:rsid w:val="5CD4CD1F"/>
    <w:rsid w:val="5CF9B215"/>
    <w:rsid w:val="5D27B167"/>
    <w:rsid w:val="5D373CDA"/>
    <w:rsid w:val="5D3D30BD"/>
    <w:rsid w:val="5D6374B0"/>
    <w:rsid w:val="5D7A3B84"/>
    <w:rsid w:val="5D9F7C46"/>
    <w:rsid w:val="5DAFA592"/>
    <w:rsid w:val="5E36201E"/>
    <w:rsid w:val="5E4F01AB"/>
    <w:rsid w:val="5E538A06"/>
    <w:rsid w:val="5E5CF3D7"/>
    <w:rsid w:val="5E89D35A"/>
    <w:rsid w:val="5EA71DC9"/>
    <w:rsid w:val="5EBFE072"/>
    <w:rsid w:val="5ECE1EB4"/>
    <w:rsid w:val="5ED5CB9A"/>
    <w:rsid w:val="5F0CC366"/>
    <w:rsid w:val="5F0DA72D"/>
    <w:rsid w:val="5F10AC96"/>
    <w:rsid w:val="5F63EF4B"/>
    <w:rsid w:val="5FA749F2"/>
    <w:rsid w:val="5FC3417B"/>
    <w:rsid w:val="60218255"/>
    <w:rsid w:val="603DAB6E"/>
    <w:rsid w:val="6074A476"/>
    <w:rsid w:val="60B930C6"/>
    <w:rsid w:val="60B9DEE4"/>
    <w:rsid w:val="60F2A749"/>
    <w:rsid w:val="611A0D2C"/>
    <w:rsid w:val="61346678"/>
    <w:rsid w:val="61603189"/>
    <w:rsid w:val="61650960"/>
    <w:rsid w:val="61669882"/>
    <w:rsid w:val="619799EC"/>
    <w:rsid w:val="61E51F73"/>
    <w:rsid w:val="61EFD012"/>
    <w:rsid w:val="61FEAFA6"/>
    <w:rsid w:val="6206ED6C"/>
    <w:rsid w:val="621441C9"/>
    <w:rsid w:val="62400F9D"/>
    <w:rsid w:val="624C00D5"/>
    <w:rsid w:val="6257F0AE"/>
    <w:rsid w:val="625DB6EE"/>
    <w:rsid w:val="629B2D30"/>
    <w:rsid w:val="62A3348C"/>
    <w:rsid w:val="62BCE06B"/>
    <w:rsid w:val="62D3EA36"/>
    <w:rsid w:val="6335F4C2"/>
    <w:rsid w:val="634541B0"/>
    <w:rsid w:val="6345B408"/>
    <w:rsid w:val="6354C178"/>
    <w:rsid w:val="637D337E"/>
    <w:rsid w:val="63DF62B4"/>
    <w:rsid w:val="64080597"/>
    <w:rsid w:val="643ECB0B"/>
    <w:rsid w:val="6452CD72"/>
    <w:rsid w:val="64627BFE"/>
    <w:rsid w:val="64696687"/>
    <w:rsid w:val="64782FE7"/>
    <w:rsid w:val="648C2B83"/>
    <w:rsid w:val="648FD86E"/>
    <w:rsid w:val="64C16660"/>
    <w:rsid w:val="64D6BC26"/>
    <w:rsid w:val="64E0FD1E"/>
    <w:rsid w:val="65294453"/>
    <w:rsid w:val="6532AD16"/>
    <w:rsid w:val="6534D3DB"/>
    <w:rsid w:val="654272E6"/>
    <w:rsid w:val="656EC744"/>
    <w:rsid w:val="656EE285"/>
    <w:rsid w:val="65BCD3B4"/>
    <w:rsid w:val="65C23D7E"/>
    <w:rsid w:val="65D5FD2F"/>
    <w:rsid w:val="65DC5258"/>
    <w:rsid w:val="666B6A7A"/>
    <w:rsid w:val="66751191"/>
    <w:rsid w:val="668C0AC6"/>
    <w:rsid w:val="66BE25D0"/>
    <w:rsid w:val="66C722EF"/>
    <w:rsid w:val="6705EF15"/>
    <w:rsid w:val="6707D1DD"/>
    <w:rsid w:val="67161D7E"/>
    <w:rsid w:val="671D8CE5"/>
    <w:rsid w:val="671EA050"/>
    <w:rsid w:val="674251E0"/>
    <w:rsid w:val="67561832"/>
    <w:rsid w:val="6768EA66"/>
    <w:rsid w:val="67B6ADC5"/>
    <w:rsid w:val="67D650F4"/>
    <w:rsid w:val="68277187"/>
    <w:rsid w:val="684C4E35"/>
    <w:rsid w:val="685024DE"/>
    <w:rsid w:val="686AFBC6"/>
    <w:rsid w:val="686E6A6C"/>
    <w:rsid w:val="690580AF"/>
    <w:rsid w:val="693A2F62"/>
    <w:rsid w:val="69707A7A"/>
    <w:rsid w:val="69784CB2"/>
    <w:rsid w:val="6978A358"/>
    <w:rsid w:val="698A4673"/>
    <w:rsid w:val="6992635E"/>
    <w:rsid w:val="6A0AEB48"/>
    <w:rsid w:val="6A0E2F58"/>
    <w:rsid w:val="6A66FD9E"/>
    <w:rsid w:val="6A713EE7"/>
    <w:rsid w:val="6AAE9BB6"/>
    <w:rsid w:val="6B1794DD"/>
    <w:rsid w:val="6B263F40"/>
    <w:rsid w:val="6BACA92B"/>
    <w:rsid w:val="6BC497C6"/>
    <w:rsid w:val="6BD90C69"/>
    <w:rsid w:val="6C56B195"/>
    <w:rsid w:val="6C79C327"/>
    <w:rsid w:val="6C7F3A53"/>
    <w:rsid w:val="6CAC2CCA"/>
    <w:rsid w:val="6CC0F51C"/>
    <w:rsid w:val="6CC93DB8"/>
    <w:rsid w:val="6CEE7FC0"/>
    <w:rsid w:val="6D1706E5"/>
    <w:rsid w:val="6D21C372"/>
    <w:rsid w:val="6D8D9884"/>
    <w:rsid w:val="6E1A2897"/>
    <w:rsid w:val="6E2CE5E0"/>
    <w:rsid w:val="6E3BD80D"/>
    <w:rsid w:val="6E3E4E92"/>
    <w:rsid w:val="6E956430"/>
    <w:rsid w:val="6EA27785"/>
    <w:rsid w:val="6EB5853F"/>
    <w:rsid w:val="6EBE71EA"/>
    <w:rsid w:val="6EDF98EE"/>
    <w:rsid w:val="6F00E5AE"/>
    <w:rsid w:val="6F476159"/>
    <w:rsid w:val="6F537B7A"/>
    <w:rsid w:val="6F84642D"/>
    <w:rsid w:val="6FA5ABB7"/>
    <w:rsid w:val="6FF19AB8"/>
    <w:rsid w:val="7019AB86"/>
    <w:rsid w:val="70217A5B"/>
    <w:rsid w:val="704B1CAC"/>
    <w:rsid w:val="706C2D7E"/>
    <w:rsid w:val="70775AD3"/>
    <w:rsid w:val="707DD050"/>
    <w:rsid w:val="7095D278"/>
    <w:rsid w:val="7099F8BE"/>
    <w:rsid w:val="70A214CA"/>
    <w:rsid w:val="70CEFE3B"/>
    <w:rsid w:val="70D7968A"/>
    <w:rsid w:val="71415AA8"/>
    <w:rsid w:val="7159239C"/>
    <w:rsid w:val="715F3C7E"/>
    <w:rsid w:val="7171B9B6"/>
    <w:rsid w:val="7172CA00"/>
    <w:rsid w:val="718631E5"/>
    <w:rsid w:val="71899CB1"/>
    <w:rsid w:val="71C98391"/>
    <w:rsid w:val="725E3990"/>
    <w:rsid w:val="7263F463"/>
    <w:rsid w:val="7275681C"/>
    <w:rsid w:val="727AF2D6"/>
    <w:rsid w:val="72BB8AD3"/>
    <w:rsid w:val="72BFFE2B"/>
    <w:rsid w:val="72CB8D52"/>
    <w:rsid w:val="72F17C2F"/>
    <w:rsid w:val="732D08E7"/>
    <w:rsid w:val="733FB4CA"/>
    <w:rsid w:val="736A5CA1"/>
    <w:rsid w:val="737925CC"/>
    <w:rsid w:val="7381049B"/>
    <w:rsid w:val="7389009B"/>
    <w:rsid w:val="73A24E47"/>
    <w:rsid w:val="73A37815"/>
    <w:rsid w:val="74267EC3"/>
    <w:rsid w:val="7435E9B6"/>
    <w:rsid w:val="74361910"/>
    <w:rsid w:val="746E768B"/>
    <w:rsid w:val="74A09C43"/>
    <w:rsid w:val="74D1FD9B"/>
    <w:rsid w:val="74DC80DE"/>
    <w:rsid w:val="74DEA787"/>
    <w:rsid w:val="74F276E6"/>
    <w:rsid w:val="74F6A9F9"/>
    <w:rsid w:val="74F952CC"/>
    <w:rsid w:val="74FBA6E8"/>
    <w:rsid w:val="75083511"/>
    <w:rsid w:val="75536B81"/>
    <w:rsid w:val="75F7DE62"/>
    <w:rsid w:val="75FF2273"/>
    <w:rsid w:val="7606BE0A"/>
    <w:rsid w:val="7673077D"/>
    <w:rsid w:val="76BD4250"/>
    <w:rsid w:val="7706846B"/>
    <w:rsid w:val="77283AB5"/>
    <w:rsid w:val="7731551F"/>
    <w:rsid w:val="778F99E8"/>
    <w:rsid w:val="778FD29C"/>
    <w:rsid w:val="77999A6B"/>
    <w:rsid w:val="779EFA6B"/>
    <w:rsid w:val="77D540A4"/>
    <w:rsid w:val="77E8BD11"/>
    <w:rsid w:val="782C2639"/>
    <w:rsid w:val="7847D71D"/>
    <w:rsid w:val="7853233F"/>
    <w:rsid w:val="785577F3"/>
    <w:rsid w:val="78567703"/>
    <w:rsid w:val="786AF687"/>
    <w:rsid w:val="78CDAC5F"/>
    <w:rsid w:val="78D3B9DF"/>
    <w:rsid w:val="79069230"/>
    <w:rsid w:val="7914E179"/>
    <w:rsid w:val="793C2955"/>
    <w:rsid w:val="7964253D"/>
    <w:rsid w:val="79839416"/>
    <w:rsid w:val="79F6FC95"/>
    <w:rsid w:val="7A07501C"/>
    <w:rsid w:val="7A542BBC"/>
    <w:rsid w:val="7ACC8A47"/>
    <w:rsid w:val="7ACE193B"/>
    <w:rsid w:val="7AE2A511"/>
    <w:rsid w:val="7AF14BE7"/>
    <w:rsid w:val="7AFBD06E"/>
    <w:rsid w:val="7B2B6D90"/>
    <w:rsid w:val="7B3CCA38"/>
    <w:rsid w:val="7B7D2AA4"/>
    <w:rsid w:val="7BC995B0"/>
    <w:rsid w:val="7BD2B80C"/>
    <w:rsid w:val="7C173CEA"/>
    <w:rsid w:val="7C18A692"/>
    <w:rsid w:val="7C58D0C7"/>
    <w:rsid w:val="7C6DFED7"/>
    <w:rsid w:val="7C7A44FF"/>
    <w:rsid w:val="7C7A5500"/>
    <w:rsid w:val="7C852EA1"/>
    <w:rsid w:val="7C8C8237"/>
    <w:rsid w:val="7CA1B1D6"/>
    <w:rsid w:val="7CB2C7A2"/>
    <w:rsid w:val="7CE2FD8A"/>
    <w:rsid w:val="7D0C35DF"/>
    <w:rsid w:val="7D2DC350"/>
    <w:rsid w:val="7D7A1B94"/>
    <w:rsid w:val="7D9DABFA"/>
    <w:rsid w:val="7DB449C2"/>
    <w:rsid w:val="7DC42BCF"/>
    <w:rsid w:val="7E3E9FFB"/>
    <w:rsid w:val="7E68F89D"/>
    <w:rsid w:val="7ED8D442"/>
    <w:rsid w:val="7EDF9C36"/>
    <w:rsid w:val="7F3D2806"/>
    <w:rsid w:val="7F55B028"/>
    <w:rsid w:val="7F6DFAEC"/>
    <w:rsid w:val="7F87F325"/>
    <w:rsid w:val="7FB4172A"/>
    <w:rsid w:val="7FD93E8A"/>
    <w:rsid w:val="7FF1CAE6"/>
    <w:rsid w:val="7FF34CEF"/>
    <w:rsid w:val="7FFF5D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8794"/>
  <w15:docId w15:val="{EABBA16A-BD7F-4BCE-9A04-3F0FFE82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hAnsi="Liberation Serif" w:eastAsia="Noto Serif CJK SC"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1"/>
    </w:rPr>
  </w:style>
  <w:style w:type="paragraph" w:styleId="Heading1">
    <w:name w:val="heading 1"/>
    <w:basedOn w:val="Heading"/>
    <w:next w:val="BodyText"/>
    <w:uiPriority w:val="9"/>
    <w:qFormat/>
    <w:pPr>
      <w:numPr>
        <w:numId w:val="7"/>
      </w:numPr>
      <w:outlineLvl w:val="0"/>
    </w:pPr>
    <w:rPr>
      <w:b/>
      <w:bCs/>
      <w:sz w:val="36"/>
      <w:szCs w:val="36"/>
    </w:rPr>
  </w:style>
  <w:style w:type="paragraph" w:styleId="Heading2">
    <w:name w:val="heading 2"/>
    <w:basedOn w:val="Heading"/>
    <w:next w:val="BodyText"/>
    <w:uiPriority w:val="9"/>
    <w:unhideWhenUsed/>
    <w:qFormat/>
    <w:pPr>
      <w:numPr>
        <w:ilvl w:val="1"/>
        <w:numId w:val="7"/>
      </w:numPr>
      <w:spacing w:before="200"/>
      <w:outlineLvl w:val="1"/>
    </w:pPr>
    <w:rPr>
      <w:b/>
      <w:bCs/>
      <w:sz w:val="32"/>
      <w:szCs w:val="32"/>
    </w:rPr>
  </w:style>
  <w:style w:type="paragraph" w:styleId="Heading5">
    <w:name w:val="heading 5"/>
    <w:basedOn w:val="Heading"/>
    <w:next w:val="BodyText"/>
    <w:uiPriority w:val="9"/>
    <w:unhideWhenUsed/>
    <w:qFormat/>
    <w:pPr>
      <w:numPr>
        <w:ilvl w:val="4"/>
        <w:numId w:val="7"/>
      </w:numPr>
      <w:spacing w:before="120" w:after="60"/>
      <w:outlineLvl w:val="4"/>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ullets" w:customStyle="1">
    <w:name w:val="Bullets"/>
    <w:qFormat/>
    <w:rPr>
      <w:rFonts w:ascii="OpenSymbol" w:hAnsi="OpenSymbol" w:eastAsia="OpenSymbol" w:cs="OpenSymbol"/>
    </w:rPr>
  </w:style>
  <w:style w:type="character" w:styleId="NumberingSymbols" w:customStyle="1">
    <w:name w:val="Numbering Symbols"/>
    <w:qFormat/>
  </w:style>
  <w:style w:type="paragraph" w:styleId="Heading" w:customStyle="1">
    <w:name w:val="Heading"/>
    <w:basedOn w:val="Normal"/>
    <w:next w:val="BodyText"/>
    <w:qFormat/>
    <w:pPr>
      <w:keepNext/>
      <w:spacing w:before="240" w:after="120"/>
    </w:pPr>
    <w:rPr>
      <w:rFonts w:ascii="Liberation Sans" w:hAnsi="Liberation San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styleId="Index" w:customStyle="1">
    <w:name w:val="Index"/>
    <w:basedOn w:val="Normal"/>
    <w:qFormat/>
    <w:pPr>
      <w:suppressLineNumbers/>
    </w:pPr>
  </w:style>
  <w:style w:type="paragraph" w:styleId="TableContents" w:customStyle="1">
    <w:name w:val="Table Contents"/>
    <w:basedOn w:val="Normal"/>
    <w:qFormat/>
    <w:pPr>
      <w:widowControl w:val="0"/>
      <w:suppressLineNumbers/>
    </w:pPr>
    <w:rPr>
      <w:sz w:val="20"/>
    </w:rPr>
  </w:style>
  <w:style w:type="paragraph" w:styleId="TableHeading" w:customStyle="1">
    <w:name w:val="Table Heading"/>
    <w:basedOn w:val="TableContents"/>
    <w:qFormat/>
    <w:pPr>
      <w:jc w:val="center"/>
    </w:pPr>
    <w:rPr>
      <w:b/>
      <w:bCs/>
    </w:r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 w:type="paragraph" w:styleId="Signature">
    <w:name w:val="Signature"/>
    <w:basedOn w:val="Normal"/>
    <w:pPr>
      <w:suppressLineNumbers/>
    </w:pPr>
  </w:style>
  <w:style w:type="paragraph" w:styleId="HeaderandFooter" w:customStyle="1">
    <w:name w:val="Header and Footer"/>
    <w:basedOn w:val="Normal"/>
    <w:qFormat/>
    <w:pPr>
      <w:suppressLineNumbers/>
      <w:tabs>
        <w:tab w:val="center" w:pos="5400"/>
        <w:tab w:val="right" w:pos="10800"/>
      </w:tabs>
    </w:pPr>
  </w:style>
  <w:style w:type="paragraph" w:styleId="Header">
    <w:name w:val="header"/>
    <w:basedOn w:val="HeaderandFooter"/>
  </w:style>
  <w:style w:type="paragraph" w:styleId="Table" w:customStyle="1">
    <w:name w:val="Table"/>
    <w:basedOn w:val="Caption"/>
    <w:qFormat/>
  </w:style>
  <w:style w:type="character" w:styleId="Hyperlink">
    <w:name w:val="Hyperlink"/>
    <w:basedOn w:val="DefaultParagraphFont"/>
    <w:uiPriority w:val="99"/>
    <w:unhideWhenUsed/>
    <w:rsid w:val="74FBA6E8"/>
    <w:rPr>
      <w:color w:val="0000EE"/>
      <w:u w:val="single"/>
    </w:rPr>
  </w:style>
  <w:style w:type="paragraph" w:styleId="ListParagraph">
    <w:name w:val="List Paragraph"/>
    <w:basedOn w:val="Normal"/>
    <w:uiPriority w:val="34"/>
    <w:qFormat/>
    <w:rsid w:val="74FBA6E8"/>
    <w:pPr>
      <w:ind w:left="720"/>
      <w:contextualSpacing/>
    </w:pPr>
  </w:style>
  <w:style w:type="character" w:styleId="FollowedHyperlink">
    <w:name w:val="FollowedHyperlink"/>
    <w:basedOn w:val="DefaultParagraphFont"/>
    <w:uiPriority w:val="99"/>
    <w:semiHidden/>
    <w:unhideWhenUsed/>
    <w:rsid w:val="00764CC7"/>
    <w:rPr>
      <w:color w:val="551A8B" w:themeColor="followedHyperlink"/>
      <w:u w:val="single"/>
    </w:rPr>
  </w:style>
  <w:style w:type="table" w:styleId="TableGrid">
    <w:name w:val="Table Grid"/>
    <w:basedOn w:val="TableNormal"/>
    <w:uiPriority w:val="39"/>
    <w:rsid w:val="00017C5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Lmdurbin5@gmail.com"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20/10/relationships/intelligence" Target="intelligence2.xml" Id="rId11"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hyperlink" Target="https://books.by/guides/best-book-sizes" TargetMode="External" Id="R4af847253f6041d9" /><Relationship Type="http://schemas.openxmlformats.org/officeDocument/2006/relationships/comments" Target="comments.xml" Id="Rd78f4e13509d4c98" /><Relationship Type="http://schemas.microsoft.com/office/2016/09/relationships/commentsIds" Target="commentsIds.xml" Id="Ra68eee1ed906460e" /><Relationship Type="http://schemas.microsoft.com/office/2011/relationships/commentsExtended" Target="commentsExtended.xml" Id="R1dfe2ef72cde4085" /><Relationship Type="http://schemas.microsoft.com/office/2018/08/relationships/commentsExtensible" Target="commentsExtensible.xml" Id="Rc94bff122fb94f78" /><Relationship Type="http://schemas.microsoft.com/office/2011/relationships/people" Target="people.xml" Id="R8cb8867fd3834c31"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388A72087F5E49BBA10DA325CF911D" ma:contentTypeVersion="14" ma:contentTypeDescription="Create a new document." ma:contentTypeScope="" ma:versionID="286a73da73d0ef839120d42fb505ca9a">
  <xsd:schema xmlns:xsd="http://www.w3.org/2001/XMLSchema" xmlns:xs="http://www.w3.org/2001/XMLSchema" xmlns:p="http://schemas.microsoft.com/office/2006/metadata/properties" xmlns:ns3="00bedd3a-6f12-41be-a697-5f16a8b0148b" xmlns:ns4="8c80cc5b-8c1f-4abd-8839-312f41114acd" targetNamespace="http://schemas.microsoft.com/office/2006/metadata/properties" ma:root="true" ma:fieldsID="d39508b27562c582b3723493e8a4e6a8" ns3:_="" ns4:_="">
    <xsd:import namespace="00bedd3a-6f12-41be-a697-5f16a8b0148b"/>
    <xsd:import namespace="8c80cc5b-8c1f-4abd-8839-312f41114ac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bedd3a-6f12-41be-a697-5f16a8b014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80cc5b-8c1f-4abd-8839-312f41114ac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0bedd3a-6f12-41be-a697-5f16a8b0148b" xsi:nil="true"/>
  </documentManagement>
</p:properties>
</file>

<file path=customXml/itemProps1.xml><?xml version="1.0" encoding="utf-8"?>
<ds:datastoreItem xmlns:ds="http://schemas.openxmlformats.org/officeDocument/2006/customXml" ds:itemID="{CCD1977F-A37B-446F-B91F-6BF039C64041}">
  <ds:schemaRefs>
    <ds:schemaRef ds:uri="http://schemas.microsoft.com/sharepoint/v3/contenttype/forms"/>
  </ds:schemaRefs>
</ds:datastoreItem>
</file>

<file path=customXml/itemProps2.xml><?xml version="1.0" encoding="utf-8"?>
<ds:datastoreItem xmlns:ds="http://schemas.openxmlformats.org/officeDocument/2006/customXml" ds:itemID="{4CEFA888-7148-41FF-93AF-916FBA59B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bedd3a-6f12-41be-a697-5f16a8b0148b"/>
    <ds:schemaRef ds:uri="8c80cc5b-8c1f-4abd-8839-312f41114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939693-E5D2-407D-A10C-0E48E67B3DC7}">
  <ds:schemaRefs>
    <ds:schemaRef ds:uri="http://schemas.microsoft.com/office/2006/metadata/properties"/>
    <ds:schemaRef ds:uri="http://schemas.microsoft.com/office/infopath/2007/PartnerControls"/>
    <ds:schemaRef ds:uri="00bedd3a-6f12-41be-a697-5f16a8b0148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Preksha Ronak Shah</lastModifiedBy>
  <revision>324</revision>
  <dcterms:created xsi:type="dcterms:W3CDTF">2026-09-15T20:22:00.0000000Z</dcterms:created>
  <dcterms:modified xsi:type="dcterms:W3CDTF">2026-09-26T20:06:04.1091215Z</dcterms:modified>
</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2026-09-10T08:50:25Z</dcterms:created>
  <dc:creator/>
  <dc:description/>
  <dc:language>en-US</dc:language>
  <cp:lastModifiedBy/>
  <dcterms:modified xsi:type="dcterms:W3CDTF">2026-09-13T20:37:07Z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0x0101005C388A72087F5E49BBA10DA325CF911D</vt:lpwstr>
  </property>
</Properties>
</file>